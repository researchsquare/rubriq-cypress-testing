
<file path=[Content_Types].xml><?xml version="1.0" encoding="utf-8"?>
<Types xmlns="http://schemas.openxmlformats.org/package/2006/content-types">
  <Default Extension="emf" ContentType="image/x-emf"/>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Ex1.xml" ContentType="application/vnd.ms-office.chartex+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oxmlPackage1.vsdx" ContentType="application/vnd.ms-visio.drawing"/>
  <Override PartName="/word/embeddings/ooxmlPackage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microsoft.com/office/2011/relationships/webextensiontaskpanes" Target="word/webextensions/taskpanes.xml" /><Relationship Id="rId3" Type="http://schemas.openxmlformats.org/officeDocument/2006/relationships/extended-properties" Target="docProps/app.xml" /><Relationship Id="rId4"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3 -->
  <w:body>
    <w:p w:rsidR="000137F3" w:rsidRPr="005E2A48" w:rsidP="005E2A48" w14:paraId="41FB6BF4" w14:textId="38A07C23">
      <w:pPr>
        <w:pStyle w:val="Title"/>
        <w:ind w:firstLine="0" w:firstLineChars="0"/>
        <w:rPr>
          <w:rFonts w:ascii="Times New Roman" w:hAnsi="Times New Roman" w:cs="Times New Roman"/>
        </w:rPr>
      </w:pPr>
      <w:r>
        <w:rPr>
          <w:rStyle w:val="CommentReference"/>
        </w:rPr>
        <w:commentReference w:id="0"/>
      </w:r>
      <w:r w:rsidRPr="005E2A48" w:rsidR="00F251D1">
        <w:rPr>
          <w:rFonts w:ascii="Times New Roman" w:hAnsi="Times New Roman" w:cs="Times New Roman"/>
          <w:lang w:val="en-GB"/>
        </w:rPr>
        <w:t>A</w:t>
      </w:r>
      <w:r w:rsidRPr="005E2A48" w:rsidR="00F251D1">
        <w:rPr>
          <w:rFonts w:ascii="Times New Roman" w:hAnsi="Times New Roman" w:cs="Times New Roman"/>
          <w:lang w:val="en-GB"/>
        </w:rPr>
        <w:t xml:space="preserve"> </w:t>
      </w:r>
      <w:del w:id="1" w:author="Editor 2" w:date="2021-07-20T07:39:17Z">
        <w:r w:rsidRPr="005E2A48" w:rsidR="00F251D1">
          <w:rPr>
            <w:rFonts w:ascii="Times New Roman" w:hAnsi="Times New Roman" w:eastAsiaTheme="minorEastAsia" w:cs="Times New Roman"/>
            <w:lang w:val="en-GB"/>
          </w:rPr>
          <w:delText>Multi</w:delText>
        </w:r>
      </w:del>
      <w:del w:id="2" w:author="Editor 2" w:date="2021-07-20T07:39:17Z">
        <w:r w:rsidRPr="005E2A48" w:rsidR="00F251D1">
          <w:rPr>
            <w:rFonts w:ascii="Times New Roman" w:hAnsi="Times New Roman" w:cs="Times New Roman"/>
            <w:lang w:val="en-GB"/>
          </w:rPr>
          <w:delText>-</w:delText>
        </w:r>
      </w:del>
      <w:del w:id="3" w:author="Editor 2" w:date="2021-07-20T07:39:17Z">
        <w:r w:rsidRPr="005E2A48" w:rsidR="00F251D1">
          <w:rPr>
            <w:rFonts w:ascii="Times New Roman" w:hAnsi="Times New Roman" w:eastAsiaTheme="minorEastAsia" w:cs="Times New Roman"/>
            <w:lang w:val="en-GB"/>
          </w:rPr>
          <w:delText>Actor</w:delText>
        </w:r>
      </w:del>
      <w:ins w:id="4" w:author="Editor 2" w:date="2021-07-20T07:39:17Z">
        <w:r>
          <w:rPr>
            <w:rStyle w:val="DefaultParagraphFont"/>
            <w:rFonts w:ascii="Times New Roman" w:eastAsia="等线" w:hAnsi="Times New Roman" w:cs="Times New Roman"/>
            <w:b/>
            <w:bCs/>
            <w:i w:val="0"/>
            <w:iCs/>
            <w:caps w:val="0"/>
            <w:smallCaps w:val="0"/>
            <w:strike w:val="0"/>
            <w:dstrike w:val="0"/>
            <w:outline w:val="0"/>
            <w:shadow w:val="0"/>
            <w:emboss w:val="0"/>
            <w:imprint w:val="0"/>
            <w:noProof w:val="0"/>
            <w:snapToGrid/>
            <w:vanish w:val="0"/>
            <w:color w:val="auto"/>
            <w:spacing w:val="0"/>
            <w:w w:val="100"/>
            <w:kern w:val="2"/>
            <w:position w:val="0"/>
            <w:sz w:val="32"/>
            <w:szCs w:val="32"/>
            <w:highlight w:val="none"/>
            <w:u w:val="none" w:color="auto"/>
            <w:effect w:val="none"/>
            <w:vertAlign w:val="baseline"/>
            <w:rtl w:val="0"/>
            <w:cs w:val="0"/>
            <w:lang w:val="en-GB" w:eastAsia="zh-CN" w:bidi="ar-SA"/>
          </w:rPr>
          <w:t>Multiactor</w:t>
        </w:r>
      </w:ins>
      <w:r w:rsidRPr="005E2A48" w:rsidR="00B65735">
        <w:rPr>
          <w:rFonts w:ascii="Times New Roman" w:hAnsi="Times New Roman" w:cs="Times New Roman"/>
          <w:lang w:val="en-GB"/>
        </w:rPr>
        <w:t xml:space="preserve"> Conflict Resolution Algorithm for </w:t>
      </w:r>
      <w:del w:id="5" w:author="Editor 2" w:date="2021-07-20T07:39:17Z">
        <w:r w:rsidRPr="005E2A48" w:rsidR="00B65735">
          <w:rPr>
            <w:rFonts w:ascii="Times New Roman" w:hAnsi="Times New Roman" w:cs="Times New Roman"/>
            <w:lang w:val="en-GB"/>
          </w:rPr>
          <w:delText>route</w:delText>
        </w:r>
      </w:del>
      <w:ins w:id="6" w:author="Editor 2" w:date="2021-07-20T07:39:17Z">
        <w:r>
          <w:rPr>
            <w:rStyle w:val="DefaultParagraphFont"/>
            <w:rFonts w:ascii="Times New Roman" w:eastAsia="等线 Light" w:hAnsi="Times New Roman" w:cs="Times New Roman"/>
            <w:b/>
            <w:bCs/>
            <w:i w:val="0"/>
            <w:iCs/>
            <w:caps w:val="0"/>
            <w:smallCaps w:val="0"/>
            <w:strike w:val="0"/>
            <w:dstrike w:val="0"/>
            <w:outline w:val="0"/>
            <w:shadow w:val="0"/>
            <w:emboss w:val="0"/>
            <w:imprint w:val="0"/>
            <w:noProof w:val="0"/>
            <w:snapToGrid/>
            <w:vanish w:val="0"/>
            <w:color w:val="auto"/>
            <w:spacing w:val="0"/>
            <w:w w:val="100"/>
            <w:kern w:val="2"/>
            <w:position w:val="0"/>
            <w:sz w:val="32"/>
            <w:szCs w:val="32"/>
            <w:highlight w:val="none"/>
            <w:u w:val="none" w:color="auto"/>
            <w:effect w:val="none"/>
            <w:vertAlign w:val="baseline"/>
            <w:rtl w:val="0"/>
            <w:cs w:val="0"/>
            <w:lang w:val="en-GB" w:eastAsia="zh-CN" w:bidi="ar-SA"/>
          </w:rPr>
          <w:t>Route</w:t>
        </w:r>
      </w:ins>
      <w:r w:rsidRPr="005E2A48" w:rsidR="00B65735">
        <w:rPr>
          <w:rFonts w:ascii="Times New Roman" w:hAnsi="Times New Roman" w:cs="Times New Roman"/>
          <w:lang w:val="en-GB"/>
        </w:rPr>
        <w:t xml:space="preserve"> Sector Flight </w:t>
      </w:r>
      <w:del w:id="7" w:author="Editor 2" w:date="2021-07-20T07:39:17Z">
        <w:r w:rsidRPr="005E2A48" w:rsidR="00B65735">
          <w:rPr>
            <w:rFonts w:ascii="Times New Roman" w:hAnsi="Times New Roman" w:cs="Times New Roman"/>
            <w:lang w:val="en-GB"/>
          </w:rPr>
          <w:delText>based</w:delText>
        </w:r>
      </w:del>
      <w:ins w:id="8" w:author="Editor 2" w:date="2021-07-20T07:39:17Z">
        <w:r>
          <w:rPr>
            <w:rStyle w:val="DefaultParagraphFont"/>
            <w:rFonts w:ascii="Times New Roman" w:eastAsia="等线 Light" w:hAnsi="Times New Roman" w:cs="Times New Roman"/>
            <w:b/>
            <w:bCs/>
            <w:i w:val="0"/>
            <w:iCs/>
            <w:caps w:val="0"/>
            <w:smallCaps w:val="0"/>
            <w:strike w:val="0"/>
            <w:dstrike w:val="0"/>
            <w:outline w:val="0"/>
            <w:shadow w:val="0"/>
            <w:emboss w:val="0"/>
            <w:imprint w:val="0"/>
            <w:noProof w:val="0"/>
            <w:snapToGrid/>
            <w:vanish w:val="0"/>
            <w:color w:val="auto"/>
            <w:spacing w:val="0"/>
            <w:w w:val="100"/>
            <w:kern w:val="2"/>
            <w:position w:val="0"/>
            <w:sz w:val="32"/>
            <w:szCs w:val="32"/>
            <w:highlight w:val="none"/>
            <w:u w:val="none" w:color="auto"/>
            <w:effect w:val="none"/>
            <w:vertAlign w:val="baseline"/>
            <w:rtl w:val="0"/>
            <w:cs w:val="0"/>
            <w:lang w:val="en-GB" w:eastAsia="zh-CN" w:bidi="ar-SA"/>
          </w:rPr>
          <w:t>Based</w:t>
        </w:r>
      </w:ins>
      <w:r w:rsidRPr="005E2A48" w:rsidR="00B65735">
        <w:rPr>
          <w:rFonts w:ascii="Times New Roman" w:hAnsi="Times New Roman" w:cs="Times New Roman"/>
          <w:lang w:val="en-GB"/>
        </w:rPr>
        <w:t xml:space="preserve"> on Expandable Deep </w:t>
      </w:r>
      <w:del w:id="9" w:author="Editor 2" w:date="2021-07-20T07:39:17Z">
        <w:r w:rsidRPr="005E2A48" w:rsidR="00B65735">
          <w:rPr>
            <w:rFonts w:ascii="Times New Roman" w:hAnsi="Times New Roman" w:cs="Times New Roman"/>
            <w:lang w:val="en-GB"/>
          </w:rPr>
          <w:delText>Multi-Agent</w:delText>
        </w:r>
      </w:del>
      <w:ins w:id="10" w:author="Editor 2" w:date="2021-07-20T07:39:17Z">
        <w:r>
          <w:rPr>
            <w:rStyle w:val="DefaultParagraphFont"/>
            <w:rFonts w:ascii="Times New Roman" w:eastAsia="等线 Light" w:hAnsi="Times New Roman" w:cs="Times New Roman"/>
            <w:b/>
            <w:bCs/>
            <w:i w:val="0"/>
            <w:iCs/>
            <w:caps w:val="0"/>
            <w:smallCaps w:val="0"/>
            <w:strike w:val="0"/>
            <w:dstrike w:val="0"/>
            <w:outline w:val="0"/>
            <w:shadow w:val="0"/>
            <w:emboss w:val="0"/>
            <w:imprint w:val="0"/>
            <w:noProof w:val="0"/>
            <w:snapToGrid/>
            <w:vanish w:val="0"/>
            <w:color w:val="auto"/>
            <w:spacing w:val="0"/>
            <w:w w:val="100"/>
            <w:kern w:val="2"/>
            <w:position w:val="0"/>
            <w:sz w:val="32"/>
            <w:szCs w:val="32"/>
            <w:highlight w:val="none"/>
            <w:u w:val="none" w:color="auto"/>
            <w:effect w:val="none"/>
            <w:vertAlign w:val="baseline"/>
            <w:rtl w:val="0"/>
            <w:cs w:val="0"/>
            <w:lang w:val="en-GB" w:eastAsia="zh-CN" w:bidi="ar-SA"/>
          </w:rPr>
          <w:t>Multiagent</w:t>
        </w:r>
      </w:ins>
      <w:r w:rsidRPr="005E2A48" w:rsidR="00B65735">
        <w:rPr>
          <w:rFonts w:ascii="Times New Roman" w:hAnsi="Times New Roman" w:cs="Times New Roman"/>
          <w:lang w:val="en-GB"/>
        </w:rPr>
        <w:t xml:space="preserve"> Reinforcement Learning</w:t>
      </w:r>
    </w:p>
    <w:p w:rsidR="00934180" w:rsidRPr="00DF534E" w:rsidP="001C1A05" w14:paraId="1324793C" w14:textId="0EEC3CFD">
      <w:pPr>
        <w:ind w:firstLine="0" w:firstLineChars="0"/>
        <w:rPr>
          <w:b/>
        </w:rPr>
      </w:pPr>
      <w:r w:rsidRPr="00DF534E">
        <w:rPr>
          <w:b/>
          <w:lang w:val="en-GB"/>
        </w:rPr>
        <w:t>Abstract</w:t>
      </w:r>
    </w:p>
    <w:p w:rsidR="00490A2C" w:rsidRPr="00FA7B37" w:rsidP="00FA7B37" w14:paraId="733F5D8E" w14:textId="11C6C129">
      <w:pPr>
        <w:ind w:firstLine="360"/>
      </w:pPr>
      <w:bookmarkStart w:id="11" w:name="_Hlk76625917"/>
      <w:r w:rsidRPr="00FA7B37">
        <w:rPr>
          <w:lang w:val="en-GB"/>
        </w:rPr>
        <w:t xml:space="preserve">The continuous growth of air traffic demand will increase the </w:t>
      </w:r>
      <w:r w:rsidRPr="00FA7B37">
        <w:rPr>
          <w:rFonts w:hint="eastAsia"/>
          <w:lang w:val="en-GB"/>
        </w:rPr>
        <w:t>flight</w:t>
      </w:r>
      <w:r w:rsidRPr="00FA7B37">
        <w:rPr>
          <w:lang w:val="en-GB"/>
        </w:rPr>
        <w:t xml:space="preserve"> flow within the </w:t>
      </w:r>
      <w:r w:rsidRPr="00FA7B37">
        <w:rPr>
          <w:rFonts w:hint="eastAsia"/>
          <w:lang w:val="en-GB"/>
        </w:rPr>
        <w:t>en</w:t>
      </w:r>
      <w:r w:rsidRPr="00FA7B37" w:rsidR="00EB246A">
        <w:rPr>
          <w:lang w:val="en-GB"/>
        </w:rPr>
        <w:t>-route sector, leading to more frequent flight conflicts between aircraft, and continuous conflicts with more complex structures may occur under certain conditions, which will cause air traffic</w:t>
      </w:r>
      <w:del w:id="12" w:author="Editor 2" w:date="2021-07-20T07:39:17Z">
        <w:r w:rsidRPr="00FA7B37" w:rsidR="00EB246A">
          <w:rPr>
            <w:lang w:val="en-GB"/>
          </w:rPr>
          <w:delText xml:space="preserve"> controller</w:delText>
        </w:r>
      </w:del>
      <w:ins w:id="1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controllers to</w:t>
        </w:r>
      </w:ins>
      <w:r w:rsidRPr="00FA7B37" w:rsidR="00EB246A">
        <w:rPr>
          <w:lang w:val="en-GB"/>
        </w:rPr>
        <w:t xml:space="preserve"> bear a higher workload. </w:t>
      </w:r>
      <w:bookmarkEnd w:id="11"/>
      <w:r w:rsidRPr="00FA7B37" w:rsidR="00073117">
        <w:rPr>
          <w:lang w:val="en-GB"/>
        </w:rPr>
        <w:t xml:space="preserve">Aiming at resolving conflicts in air route sectors, this paper proposes a thought: clustering all pairwise conflicts in a certain sector according to temporal and spatial correlation, </w:t>
      </w:r>
      <w:del w:id="14" w:author="Editor 2" w:date="2021-07-20T07:39:17Z">
        <w:r w:rsidRPr="00FA7B37" w:rsidR="00073117">
          <w:rPr>
            <w:lang w:val="en-GB"/>
          </w:rPr>
          <w:delText xml:space="preserve">and </w:delText>
        </w:r>
      </w:del>
      <w:r w:rsidRPr="00FA7B37" w:rsidR="00073117">
        <w:rPr>
          <w:lang w:val="en-GB"/>
        </w:rPr>
        <w:t xml:space="preserve">the pairwise conflicts in each category constitute a </w:t>
      </w:r>
      <w:del w:id="15" w:author="Editor 2" w:date="2021-07-20T07:39:17Z">
        <w:r w:rsidRPr="00FA7B37" w:rsidR="00073117">
          <w:rPr>
            <w:lang w:val="en-GB"/>
          </w:rPr>
          <w:delText>Multi-Actor Conflict</w:delText>
        </w:r>
      </w:del>
      <w:ins w:id="1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 conflict</w:t>
        </w:r>
      </w:ins>
      <w:r w:rsidRPr="00FA7B37" w:rsidR="00073117">
        <w:rPr>
          <w:lang w:val="en-GB"/>
        </w:rPr>
        <w:t xml:space="preserve"> (MAC), and the processes of conflict resolution </w:t>
      </w:r>
      <w:del w:id="17" w:author="Editor 2" w:date="2021-07-20T07:39:17Z">
        <w:r w:rsidRPr="00FA7B37" w:rsidR="00073117">
          <w:rPr>
            <w:lang w:val="en-GB"/>
          </w:rPr>
          <w:delText>is</w:delText>
        </w:r>
      </w:del>
      <w:ins w:id="1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are</w:t>
        </w:r>
      </w:ins>
      <w:r w:rsidRPr="00FA7B37" w:rsidR="00073117">
        <w:rPr>
          <w:lang w:val="en-GB"/>
        </w:rPr>
        <w:t xml:space="preserve"> independent of each other. </w:t>
      </w:r>
      <w:del w:id="19" w:author="Editor 2" w:date="2021-07-20T07:39:17Z">
        <w:r w:rsidRPr="00FA7B37" w:rsidR="00073117">
          <w:rPr>
            <w:lang w:val="en-GB"/>
          </w:rPr>
          <w:delText>And then, Multi-agent Deep Deterministic Policy Gradient</w:delText>
        </w:r>
      </w:del>
      <w:ins w:id="2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Then, the multiagent deep deterministic policy gradient</w:t>
        </w:r>
      </w:ins>
      <w:r w:rsidRPr="00FA7B37" w:rsidR="00073117">
        <w:rPr>
          <w:lang w:val="en-GB"/>
        </w:rPr>
        <w:t xml:space="preserve"> (MADDPG) algorithm, a </w:t>
      </w:r>
      <w:del w:id="21" w:author="Editor 2" w:date="2021-07-20T07:39:17Z">
        <w:r w:rsidRPr="00FA7B37" w:rsidR="00073117">
          <w:rPr>
            <w:lang w:val="en-GB"/>
          </w:rPr>
          <w:delText>multi-agent</w:delText>
        </w:r>
      </w:del>
      <w:ins w:id="2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sidRPr="00FA7B37" w:rsidR="00073117">
        <w:rPr>
          <w:lang w:val="en-GB"/>
        </w:rPr>
        <w:t xml:space="preserve"> reinforcement learning algorithm, is used to map</w:t>
      </w:r>
      <w:ins w:id="2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FA7B37" w:rsidR="00073117">
        <w:rPr>
          <w:lang w:val="en-GB"/>
        </w:rPr>
        <w:t xml:space="preserve"> policy for MACs</w:t>
      </w:r>
      <w:del w:id="24" w:author="Editor 2" w:date="2021-07-20T07:39:17Z">
        <w:r w:rsidRPr="00FA7B37" w:rsidR="00073117">
          <w:rPr>
            <w:rFonts w:hint="eastAsia"/>
            <w:lang w:val="en-GB"/>
          </w:rPr>
          <w:delText>;</w:delText>
        </w:r>
      </w:del>
      <w:ins w:id="2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FA7B37" w:rsidR="00073117">
        <w:rPr>
          <w:lang w:val="en-GB"/>
        </w:rPr>
        <w:t xml:space="preserve"> To solve the problem that the number of </w:t>
      </w:r>
      <w:del w:id="26" w:author="Editor 2" w:date="2021-07-20T07:39:17Z">
        <w:r w:rsidRPr="00FA7B37" w:rsidR="00073117">
          <w:rPr>
            <w:lang w:val="en-GB"/>
          </w:rPr>
          <w:delText>conflict</w:delText>
        </w:r>
      </w:del>
      <w:ins w:id="2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w:t>
        </w:r>
      </w:ins>
      <w:r w:rsidRPr="00FA7B37" w:rsidR="00073117">
        <w:rPr>
          <w:lang w:val="en-GB"/>
        </w:rPr>
        <w:t xml:space="preserve"> aircraft changes in MACs, </w:t>
      </w:r>
      <w:ins w:id="2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FA7B37" w:rsidR="00073117">
        <w:rPr>
          <w:lang w:val="en-GB"/>
        </w:rPr>
        <w:t xml:space="preserve">parameter sharing mechanism, dynamically scalable </w:t>
      </w:r>
      <w:del w:id="29" w:author="Editor 2" w:date="2021-07-20T07:39:17Z">
        <w:r w:rsidRPr="00FA7B37" w:rsidR="00073117">
          <w:rPr>
            <w:lang w:val="en-GB"/>
          </w:rPr>
          <w:delText>Recurrent Neural Network</w:delText>
        </w:r>
      </w:del>
      <w:ins w:id="3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recurrent neural network</w:t>
        </w:r>
      </w:ins>
      <w:r w:rsidRPr="00FA7B37" w:rsidR="00073117">
        <w:rPr>
          <w:lang w:val="en-GB"/>
        </w:rPr>
        <w:t xml:space="preserve"> (RNN) structure and meta learning framework </w:t>
      </w:r>
      <w:del w:id="31" w:author="Editor 2" w:date="2021-07-20T07:39:17Z">
        <w:r w:rsidRPr="00FA7B37" w:rsidR="00073117">
          <w:rPr>
            <w:lang w:val="en-GB"/>
          </w:rPr>
          <w:delText>is</w:delText>
        </w:r>
      </w:del>
      <w:ins w:id="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are</w:t>
        </w:r>
      </w:ins>
      <w:r w:rsidRPr="00FA7B37" w:rsidR="00073117">
        <w:rPr>
          <w:lang w:val="en-GB"/>
        </w:rPr>
        <w:t xml:space="preserve"> used to reform</w:t>
      </w:r>
      <w:ins w:id="3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FA7B37" w:rsidR="00073117">
        <w:rPr>
          <w:lang w:val="en-GB"/>
        </w:rPr>
        <w:t xml:space="preserve"> MA</w:t>
      </w:r>
      <w:r w:rsidRPr="00FA7B37" w:rsidR="00073117">
        <w:rPr>
          <w:rFonts w:hint="eastAsia"/>
          <w:lang w:val="en-GB"/>
        </w:rPr>
        <w:t>DDPG</w:t>
      </w:r>
      <w:r w:rsidRPr="00FA7B37" w:rsidR="006C1624">
        <w:rPr>
          <w:lang w:val="en-GB"/>
        </w:rPr>
        <w:t xml:space="preserve"> algorithm, such that the conflict resolution model can train and resolve MACs with different </w:t>
      </w:r>
      <w:del w:id="34" w:author="Editor 2" w:date="2021-07-20T07:39:17Z">
        <w:r w:rsidRPr="00FA7B37" w:rsidR="006C1624">
          <w:rPr>
            <w:lang w:val="en-GB"/>
          </w:rPr>
          <w:delText>number of conflict</w:delText>
        </w:r>
      </w:del>
      <w:ins w:id="3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 of conflicting</w:t>
        </w:r>
      </w:ins>
      <w:r w:rsidRPr="00FA7B37" w:rsidR="006C1624">
        <w:rPr>
          <w:lang w:val="en-GB"/>
        </w:rPr>
        <w:t xml:space="preserve"> aircraft</w:t>
      </w:r>
      <w:del w:id="36" w:author="Editor 2" w:date="2021-07-20T07:39:17Z">
        <w:r w:rsidRPr="00FA7B37" w:rsidR="006C1624">
          <w:rPr>
            <w:lang w:val="en-GB"/>
          </w:rPr>
          <w:delText>; Secondly</w:delText>
        </w:r>
      </w:del>
      <w:ins w:id="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Second</w:t>
        </w:r>
      </w:ins>
      <w:r w:rsidRPr="00FA7B37" w:rsidR="006C1624">
        <w:rPr>
          <w:lang w:val="en-GB"/>
        </w:rPr>
        <w:t xml:space="preserve">, considering the execution time of action, this paper also proposes a method of combining multiple </w:t>
      </w:r>
      <w:del w:id="38" w:author="Editor 2" w:date="2021-07-20T07:39:17Z">
        <w:r w:rsidRPr="00FA7B37" w:rsidR="006C1624">
          <w:rPr>
            <w:lang w:val="en-GB"/>
          </w:rPr>
          <w:delText xml:space="preserve">sub models </w:delText>
        </w:r>
      </w:del>
      <w:ins w:id="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sidRPr="00FA7B37" w:rsidR="006C1624">
        <w:rPr>
          <w:lang w:val="en-GB"/>
        </w:rPr>
        <w:t xml:space="preserve">with different and fixed execution </w:t>
      </w:r>
      <w:del w:id="40" w:author="Editor 2" w:date="2021-07-20T07:39:17Z">
        <w:r w:rsidRPr="00FA7B37" w:rsidR="006C1624">
          <w:rPr>
            <w:lang w:val="en-GB"/>
          </w:rPr>
          <w:delText>time</w:delText>
        </w:r>
      </w:del>
      <w:ins w:id="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times</w:t>
        </w:r>
      </w:ins>
      <w:r w:rsidRPr="00FA7B37" w:rsidR="006C1624">
        <w:rPr>
          <w:lang w:val="en-GB"/>
        </w:rPr>
        <w:t>, which greatly improves the success rate of MACs</w:t>
      </w:r>
      <w:del w:id="42" w:author="Editor 2" w:date="2021-07-20T07:39:17Z">
        <w:r w:rsidRPr="00FA7B37" w:rsidR="006C1624">
          <w:rPr>
            <w:lang w:val="en-GB"/>
          </w:rPr>
          <w:delText>;</w:delText>
        </w:r>
      </w:del>
      <w:ins w:id="4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FA7B37" w:rsidR="006C1624">
        <w:rPr>
          <w:lang w:val="en-GB"/>
        </w:rPr>
        <w:t xml:space="preserve"> Finally, the real flight plan and airspace environment elements (such as route, waypoint, and sector) as well as the self-developed simulation system platform, a large number of high-density </w:t>
      </w:r>
      <w:del w:id="44" w:author="Editor 2" w:date="2021-07-20T07:39:17Z">
        <w:r w:rsidRPr="00FA7B37" w:rsidR="006C1624">
          <w:rPr>
            <w:lang w:val="en-GB"/>
          </w:rPr>
          <w:delText>MACs</w:delText>
        </w:r>
      </w:del>
      <w:ins w:id="4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MAC</w:t>
        </w:r>
      </w:ins>
      <w:r w:rsidRPr="00FA7B37" w:rsidR="006C1624">
        <w:rPr>
          <w:lang w:val="en-GB"/>
        </w:rPr>
        <w:t xml:space="preserve"> scenarios </w:t>
      </w:r>
      <w:del w:id="46" w:author="Editor 2" w:date="2021-07-20T07:39:17Z">
        <w:r w:rsidRPr="00FA7B37" w:rsidR="006C1624">
          <w:rPr>
            <w:lang w:val="en-GB"/>
          </w:rPr>
          <w:delText>is</w:delText>
        </w:r>
      </w:del>
      <w:ins w:id="4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are</w:t>
        </w:r>
      </w:ins>
      <w:r w:rsidRPr="00FA7B37" w:rsidR="006C1624">
        <w:rPr>
          <w:lang w:val="en-GB"/>
        </w:rPr>
        <w:t xml:space="preserve"> constructed to train the model. The training curve and test results of numerical experiments show that the model has good performance in computing time and success rate.</w:t>
      </w:r>
    </w:p>
    <w:p w:rsidR="00D417E5" w:rsidRPr="00FA7B37" w:rsidP="00FA7B37" w14:paraId="0ECA3BD1" w14:textId="1EF25BBC">
      <w:pPr>
        <w:ind w:firstLine="0" w:firstLineChars="0"/>
      </w:pPr>
      <w:r w:rsidRPr="00FA7B37">
        <w:rPr>
          <w:rFonts w:hint="eastAsia"/>
          <w:i/>
          <w:lang w:val="en-GB"/>
        </w:rPr>
        <w:t>K</w:t>
      </w:r>
      <w:r w:rsidRPr="00FA7B37">
        <w:rPr>
          <w:i/>
          <w:lang w:val="en-GB"/>
        </w:rPr>
        <w:t>eywords:</w:t>
      </w:r>
      <w:r w:rsidRPr="00FA7B37">
        <w:rPr>
          <w:rFonts w:hint="eastAsia"/>
          <w:lang w:val="en-GB"/>
        </w:rPr>
        <w:t xml:space="preserve"> </w:t>
      </w:r>
      <w:r w:rsidRPr="00FA7B37" w:rsidR="006C1624">
        <w:rPr>
          <w:lang w:val="en-GB"/>
        </w:rPr>
        <w:t xml:space="preserve">Air Route Sector, </w:t>
      </w:r>
      <w:del w:id="48" w:author="Editor 2" w:date="2021-07-20T07:39:17Z">
        <w:r w:rsidRPr="00FA7B37" w:rsidR="006C1624">
          <w:rPr>
            <w:lang w:val="en-GB"/>
          </w:rPr>
          <w:delText>Multi-Agent</w:delText>
        </w:r>
      </w:del>
      <w:ins w:id="4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sidRPr="00FA7B37" w:rsidR="006C1624">
        <w:rPr>
          <w:lang w:val="en-GB"/>
        </w:rPr>
        <w:t xml:space="preserve"> Reinforcement Algorithm, Tactical Conflict Resolution, Dynamic Expansion Mechanism</w:t>
      </w:r>
    </w:p>
    <w:p w:rsidR="00553E0B" w:rsidRPr="00423742" w:rsidP="007D3DE6" w14:paraId="78A74569" w14:textId="0CAA4CCC">
      <w:pPr>
        <w:pStyle w:val="Heading1"/>
      </w:pPr>
      <w:r w:rsidRPr="00423742">
        <w:rPr>
          <w:lang w:val="en-GB"/>
        </w:rPr>
        <w:t>Introduc</w:t>
      </w:r>
      <w:r w:rsidRPr="00423742" w:rsidR="00652629">
        <w:rPr>
          <w:rFonts w:hint="eastAsia"/>
          <w:lang w:val="en-GB"/>
        </w:rPr>
        <w:t>tion</w:t>
      </w:r>
    </w:p>
    <w:p w:rsidR="006271FC" w:rsidRPr="00B816FE" w:rsidP="00B816FE" w14:paraId="14AEC094" w14:textId="3B613F7F">
      <w:pPr>
        <w:ind w:firstLine="360"/>
      </w:pPr>
      <w:r w:rsidRPr="00B816FE">
        <w:rPr>
          <w:lang w:val="en-GB"/>
        </w:rPr>
        <w:t xml:space="preserve">In </w:t>
      </w:r>
      <w:ins w:id="5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B816FE">
        <w:rPr>
          <w:lang w:val="en-GB"/>
        </w:rPr>
        <w:t>route sector, air traffic controllers (ATC</w:t>
      </w:r>
      <w:r w:rsidRPr="00B816FE">
        <w:rPr>
          <w:rFonts w:hint="eastAsia"/>
          <w:lang w:val="en-GB"/>
        </w:rPr>
        <w:t>O</w:t>
      </w:r>
      <w:r w:rsidRPr="00B816FE">
        <w:rPr>
          <w:lang w:val="en-GB"/>
        </w:rPr>
        <w:t xml:space="preserve">s) are responsible for ensuring the safety </w:t>
      </w:r>
      <w:r w:rsidRPr="00B816FE">
        <w:rPr>
          <w:rFonts w:hint="eastAsia"/>
          <w:lang w:val="en-GB"/>
        </w:rPr>
        <w:t>separation</w:t>
      </w:r>
      <w:r w:rsidRPr="00B816FE">
        <w:rPr>
          <w:lang w:val="en-GB"/>
        </w:rPr>
        <w:t xml:space="preserve"> between all aircraft</w:t>
      </w:r>
      <w:del w:id="51" w:author="Editor 2" w:date="2021-07-20T07:39:17Z">
        <w:r w:rsidRPr="00B816FE">
          <w:rPr>
            <w:lang w:val="en-GB"/>
          </w:rPr>
          <w:delText>,</w:delText>
        </w:r>
      </w:del>
      <w:r w:rsidRPr="00B816FE">
        <w:rPr>
          <w:lang w:val="en-GB"/>
        </w:rPr>
        <w:t xml:space="preserve"> and will issue instructions to command the aircraft to resolve the flight conflict appearing in their airspace. </w:t>
      </w:r>
      <w:r w:rsidRPr="00B816FE">
        <w:rPr>
          <w:rFonts w:hint="eastAsia"/>
          <w:lang w:val="en-GB"/>
        </w:rPr>
        <w:t>However</w:t>
      </w:r>
      <w:r w:rsidRPr="00B816FE">
        <w:rPr>
          <w:lang w:val="en-GB"/>
        </w:rPr>
        <w:t xml:space="preserve">, the continuous growth of air traffic demand will increase the flight flow within the route sector, leading to </w:t>
      </w:r>
      <w:del w:id="52" w:author="Editor 2" w:date="2021-07-20T07:39:17Z">
        <w:r w:rsidRPr="00B816FE">
          <w:rPr>
            <w:lang w:val="en-GB"/>
          </w:rPr>
          <w:delText xml:space="preserve">as well as </w:delText>
        </w:r>
      </w:del>
      <w:r w:rsidRPr="00B816FE">
        <w:rPr>
          <w:lang w:val="en-GB"/>
        </w:rPr>
        <w:t>more frequent flight conflicts between aircraft, and continuous conflicts with more complex structures may occur under certain conditions, which will cause ATCOs</w:t>
      </w:r>
      <w:ins w:id="5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to</w:t>
        </w:r>
      </w:ins>
      <w:r w:rsidRPr="00B816FE">
        <w:rPr>
          <w:lang w:val="en-GB"/>
        </w:rPr>
        <w:t xml:space="preserve"> bear a higher workload. Developing a decision support tool (DST) for conflict detection and resolution (CDR) is an effective way to solve this problem </w:t>
      </w:r>
      <w:r w:rsidRPr="00B816FE" w:rsidR="00BA0255">
        <w:fldChar w:fldCharType="begin" w:fldLock="1"/>
      </w:r>
      <w:r w:rsidRPr="00B816FE" w:rsidR="000B3B0D">
        <w:rPr>
          <w:lang w:val="en-GB"/>
        </w:rPr>
        <w:instrText xml:space="preserve">ADDIN CSL_CITATION {"citationItems":[{"id":"ITEM-1","itemData":{"DOI":"https://doi.org/10.1016/j.ast.2020.105973","ISSN":"1270-9638","abstract":"A probabilistic method for aircraft conflict detection and resolution considering the effects of wind forecast uncertainty is presented in this paper. The wind components are </w:instrText>
      </w:r>
      <w:r w:rsidRPr="00B816FE" w:rsidR="000B3B0D">
        <w:rPr>
          <w:lang w:val="en-GB"/>
        </w:rPr>
        <w:instrText>modeled</w:instrText>
      </w:r>
      <w:r w:rsidRPr="00B816FE" w:rsidR="000B3B0D">
        <w:rPr>
          <w:lang w:val="en-GB"/>
        </w:rPr>
        <w:instrText xml:space="preserve"> as random variables, described by a joint probability density function. The probabilistic conflict detection problem is </w:instrText>
      </w:r>
      <w:r w:rsidRPr="00B816FE" w:rsidR="000B3B0D">
        <w:rPr>
          <w:lang w:val="en-GB"/>
        </w:rPr>
        <w:instrText>tackled</w:instrText>
      </w:r>
      <w:r w:rsidRPr="00B816FE" w:rsidR="000B3B0D">
        <w:rPr>
          <w:lang w:val="en-GB"/>
        </w:rPr>
        <w:instrText xml:space="preserve"> using the Probabilistic Transformation Method. Two conflict indicators are used to </w:instrText>
      </w:r>
      <w:r w:rsidRPr="00B816FE" w:rsidR="000B3B0D">
        <w:rPr>
          <w:lang w:val="en-GB"/>
        </w:rPr>
        <w:instrText>characterize</w:instrText>
      </w:r>
      <w:r w:rsidRPr="00B816FE" w:rsidR="000B3B0D">
        <w:rPr>
          <w:lang w:val="en-GB"/>
        </w:rPr>
        <w:instrText xml:space="preserve"> a conflict between a pair of aircraft: the distance of closest approach (which is uncertain) and the probability of conflict. The probabilistic conflict resolution consists in modifying the aircraft trajectories so that the probability of conflict between any pair of aircraft be less than a predefined safety threshold; this problem is formulated as a nonlinear programming problem subject to constraints, where the optimality criterion is the minimization of the deviation of the aircraft resolution trajectories from their nominal trajectories. The case of multiple en-route aircraft flying with constant airspeed and flight level is considered, where they follow approaching multi-segment trajectories and are affected by the same uncertain wind. The wind components are obtained from Ensemble Weather Forecasts. Numerical results are presented for a particular application where the wind components follow four-parameter beta distributions. The cost of the resolution process is </w:instrText>
      </w:r>
      <w:r w:rsidRPr="00B816FE" w:rsidR="000B3B0D">
        <w:rPr>
          <w:lang w:val="en-GB"/>
        </w:rPr>
        <w:instrText>analyzed</w:instrText>
      </w:r>
      <w:r w:rsidRPr="00B816FE" w:rsidR="000B3B0D">
        <w:rPr>
          <w:lang w:val="en-GB"/>
        </w:rPr>
        <w:instrText>, considering both cooperative and non-cooperative scenarios.","author":[{"dropping-particle":"","family":"Hernández-Romero","given":"Eulalia","non-dropping-particle":"","parse-names":false,"suffix":""},{"dropping-particle":"","family":"Valenzuela","given":"Alfonso","non-dropping-particle":"","parse-names":false,"suffix":""},{"dropping-particle":"","family":"Rivas","given":"Damián","non-dropping-particle":"","parse-names":false,"suffix":""}],"container-title":"Aerospace Science and Technology","id":"ITEM-1","issued":{"date-parts":[["2020"]]},"page":"105973","title":"Probabilistic multi-aircraft conflict detection and resolution considering wind forecast uncertainty","type":"article-journal","volume":"105"},"uris":["http://www.mendeley.com/documents/?uuid=17479335-f6f4-4105-9842-5e17fa555b0d"]}],"mendeley":{"formattedCitation":"[1]","plainTextFormattedCitation":"[1]","previouslyFormattedCitation":"[1]"},"properties":{"noteIndex":0},"schema":"https://github.com/citation-style-language/schema/raw/master/csl-citation.json"}</w:instrText>
      </w:r>
      <w:r w:rsidRPr="00B816FE" w:rsidR="00BA0255">
        <w:fldChar w:fldCharType="separate"/>
      </w:r>
      <w:r w:rsidRPr="00B816FE" w:rsidR="00BA0255">
        <w:rPr>
          <w:noProof/>
          <w:lang w:val="en-GB"/>
        </w:rPr>
        <w:t>[1]</w:t>
      </w:r>
      <w:r w:rsidRPr="00B816FE" w:rsidR="00BA0255">
        <w:fldChar w:fldCharType="end"/>
      </w:r>
      <w:r w:rsidRPr="00B816FE" w:rsidR="009A488F">
        <w:rPr>
          <w:lang w:val="en-GB"/>
        </w:rPr>
        <w:t>. When the route sector is busy, the CDR module in DSTs will automatically detect the potential conflicts in the airspace</w:t>
      </w:r>
      <w:del w:id="54" w:author="Editor 2" w:date="2021-07-20T07:39:17Z">
        <w:r w:rsidRPr="00B816FE" w:rsidR="009A488F">
          <w:rPr>
            <w:lang w:val="en-GB"/>
          </w:rPr>
          <w:delText>,</w:delText>
        </w:r>
      </w:del>
      <w:r w:rsidRPr="00B816FE" w:rsidR="009A488F">
        <w:rPr>
          <w:lang w:val="en-GB"/>
        </w:rPr>
        <w:t xml:space="preserve"> and display the conflict information and corresponding conflict resolution policy suggestions on the </w:t>
      </w:r>
      <w:del w:id="55" w:author="Editor 2" w:date="2021-07-20T07:39:17Z">
        <w:r w:rsidRPr="00B816FE" w:rsidR="009A488F">
          <w:rPr>
            <w:lang w:val="en-GB"/>
          </w:rPr>
          <w:delText>ATCOs</w:delText>
        </w:r>
      </w:del>
      <w:ins w:id="5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ATCO</w:t>
        </w:r>
      </w:ins>
      <w:r w:rsidRPr="00B816FE" w:rsidR="009A488F">
        <w:rPr>
          <w:lang w:val="en-GB"/>
        </w:rPr>
        <w:t xml:space="preserve"> operation screen. This not only improves the efficiency of air traffic operation</w:t>
      </w:r>
      <w:del w:id="57" w:author="Editor 2" w:date="2021-07-20T07:39:17Z">
        <w:r w:rsidRPr="00B816FE" w:rsidR="009A488F">
          <w:rPr>
            <w:lang w:val="en-GB"/>
          </w:rPr>
          <w:delText>,</w:delText>
        </w:r>
      </w:del>
      <w:r w:rsidRPr="00B816FE" w:rsidR="009A488F">
        <w:rPr>
          <w:lang w:val="en-GB"/>
        </w:rPr>
        <w:t xml:space="preserve"> but also reduces the workload of ATCOs for conflict resolution </w:t>
      </w:r>
      <w:r w:rsidRPr="00B816FE" w:rsidR="000B3B0D">
        <w:fldChar w:fldCharType="begin" w:fldLock="1"/>
      </w:r>
      <w:r w:rsidRPr="00B816FE" w:rsidR="00B5607E">
        <w:rPr>
          <w:lang w:val="en-GB"/>
        </w:rPr>
        <w:instrText>ADDIN CSL_CITATION {"citationItems":[{"id":"ITEM-1","itemData":{"author":[{"dropping-particle":"","family":"International Civil Aviation Organization","given":"","non-dropping-particle":"","parse-names":false,"suffix":""}],"id":"ITEM-1","issued":{"date-parts":[["2007"]]},"page":"1–23","title":"Doc 9750. Global Air Navigation Plan, third edition","type":"chapter"},"uris":["http://www.mendeley.com/documents/?uuid=dcde4937-7faf-4931-a5f1-49afa8a9c1a0"]}],"mendeley":{"formattedCitation":"[2]","plainTextFormattedCitation":"[2]","previouslyFormattedCitation":"[2]"},"properties":{"noteIndex":0},"schema":"https://github.com/citation-style-language/schema/raw/master/csl-citation.json"}</w:instrText>
      </w:r>
      <w:r w:rsidRPr="00B816FE" w:rsidR="000B3B0D">
        <w:fldChar w:fldCharType="separate"/>
      </w:r>
      <w:r w:rsidRPr="00B816FE" w:rsidR="000B3B0D">
        <w:rPr>
          <w:noProof/>
          <w:lang w:val="en-GB"/>
        </w:rPr>
        <w:t>[2]</w:t>
      </w:r>
      <w:r w:rsidRPr="00B816FE" w:rsidR="000B3B0D">
        <w:fldChar w:fldCharType="end"/>
      </w:r>
      <w:r w:rsidRPr="00B816FE" w:rsidR="009A488F">
        <w:rPr>
          <w:rFonts w:hint="eastAsia"/>
          <w:lang w:val="en-GB"/>
        </w:rPr>
        <w:t>.</w:t>
      </w:r>
      <w:r w:rsidRPr="00B816FE" w:rsidR="009A488F">
        <w:rPr>
          <w:lang w:val="en-GB"/>
        </w:rPr>
        <w:t xml:space="preserve"> NASA's Center TRACON Automation System (CTAS) and MITRE's </w:t>
      </w:r>
      <w:r w:rsidRPr="00B816FE" w:rsidR="009A488F">
        <w:rPr>
          <w:rFonts w:hint="eastAsia"/>
          <w:lang w:val="en-GB"/>
        </w:rPr>
        <w:t>User Request Evaluation Tool (URET)</w:t>
      </w:r>
      <w:r w:rsidRPr="00B816FE" w:rsidR="009A488F">
        <w:rPr>
          <w:lang w:val="en-GB"/>
        </w:rPr>
        <w:t xml:space="preserve"> have been embedded into</w:t>
      </w:r>
      <w:ins w:id="5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w:t>
        </w:r>
      </w:ins>
      <w:r w:rsidRPr="00B816FE" w:rsidR="009A488F">
        <w:rPr>
          <w:lang w:val="en-GB"/>
        </w:rPr>
        <w:t xml:space="preserve"> ground air traffic control automation system as DST </w:t>
      </w:r>
      <w:r w:rsidRPr="00B816FE" w:rsidR="00B5607E">
        <w:fldChar w:fldCharType="begin" w:fldLock="1"/>
      </w:r>
      <w:r w:rsidRPr="00B816FE" w:rsidR="00B5607E">
        <w:rPr>
          <w:lang w:val="en-GB"/>
        </w:rPr>
        <w:instrText>ADDIN CSL_CITATION {"citationItems":[{"id":"ITEM-1","itemData":{"author":[{"dropping-particle":"","family":"Erzberger","given":"Heinz","non-dropping-particle":"","parse-names":false,"suffix":""}],"id":"ITEM-1","issued":{"date-parts":[["2006","1","1"]]},"title":"Automated conflict resolution for air traffic control","type":"article-journal"},"uris":["http://www.mendeley.com/documents/?uuid=b6ce15d4-98be-465c-8672-1867d983689e"]}],"mendeley":{"formattedCitation":"[3]","plainTextFormattedCitation":"[3]","previouslyFormattedCitation":"[3]"},"properties":{"noteIndex":0},"schema":"https://github.com/citation-style-language/schema/raw/master/csl-citation.json"}</w:instrText>
      </w:r>
      <w:r w:rsidRPr="00B816FE" w:rsidR="00B5607E">
        <w:fldChar w:fldCharType="separate"/>
      </w:r>
      <w:r w:rsidRPr="00B816FE" w:rsidR="00B5607E">
        <w:rPr>
          <w:noProof/>
          <w:lang w:val="en-GB"/>
        </w:rPr>
        <w:t>[3]</w:t>
      </w:r>
      <w:r w:rsidRPr="00B816FE" w:rsidR="00B5607E">
        <w:fldChar w:fldCharType="end"/>
      </w:r>
      <w:r w:rsidRPr="00B816FE" w:rsidR="009A488F">
        <w:rPr>
          <w:rFonts w:hint="eastAsia"/>
          <w:lang w:val="en-GB"/>
        </w:rPr>
        <w:t>.</w:t>
      </w:r>
      <w:r w:rsidRPr="00B816FE" w:rsidR="009A488F">
        <w:rPr>
          <w:lang w:val="en-GB"/>
        </w:rPr>
        <w:t xml:space="preserve"> The new ATM system under development in </w:t>
      </w:r>
      <w:r w:rsidRPr="00B816FE" w:rsidR="009A488F">
        <w:rPr>
          <w:rFonts w:hint="eastAsia"/>
          <w:lang w:val="en-GB"/>
        </w:rPr>
        <w:t>Single European Sky ATM Research</w:t>
      </w:r>
      <w:r w:rsidRPr="00B816FE" w:rsidR="009A488F">
        <w:rPr>
          <w:lang w:val="en-GB"/>
        </w:rPr>
        <w:t xml:space="preserve"> (SESAR) of Eurocontrol and </w:t>
      </w:r>
      <w:r w:rsidRPr="00B816FE" w:rsidR="009A488F">
        <w:rPr>
          <w:rFonts w:hint="eastAsia"/>
          <w:lang w:val="en-GB"/>
        </w:rPr>
        <w:t>Next Generation Air Transportation system</w:t>
      </w:r>
      <w:r w:rsidRPr="00B816FE" w:rsidR="009A488F">
        <w:rPr>
          <w:lang w:val="en-GB"/>
        </w:rPr>
        <w:t xml:space="preserve"> (NextGen) of FAA also includes more advanced DSTs with different activity levels </w:t>
      </w:r>
      <w:r w:rsidRPr="00B816FE" w:rsidR="00B5607E">
        <w:fldChar w:fldCharType="begin" w:fldLock="1"/>
      </w:r>
      <w:r w:rsidRPr="00B816FE" w:rsidR="00B5607E">
        <w:rPr>
          <w:lang w:val="en-GB"/>
        </w:rPr>
        <w:instrText>ADDIN CSL_CITATION {"citationItems":[{"id":"ITEM-1","itemData":{"DOI":"10.1109/ACCESS.2017.2757598","author":[{"dropping-particle":"","family":"Tang","given":"Jun","non-dropping-particle":"","parse-names":false,"suffix":""}],"container-title":"IEEE Access","id":"ITEM-1","issued":{"date-parts":[["2017"]]},"page":"21419-21429","title":"Review: Analysis and Improvement of Traffic Alert and Collision Avoidance System","type":"article-journal","volume":"5"},"uris":["http://www.mendeley.com/documents/?uuid=70d538c1-6897-44fa-a16c-74a32815d50a"]}],"mendeley":{"formattedCitation":"[4]","plainTextFormattedCitation":"[4]","previouslyFormattedCitation":"[4]"},"properties":{"noteIndex":0},"schema":"https://github.com/citation-style-language/schema/raw/master/csl-citation.json"}</w:instrText>
      </w:r>
      <w:r w:rsidRPr="00B816FE" w:rsidR="00B5607E">
        <w:fldChar w:fldCharType="separate"/>
      </w:r>
      <w:r w:rsidRPr="00B816FE" w:rsidR="00B5607E">
        <w:rPr>
          <w:noProof/>
          <w:lang w:val="en-GB"/>
        </w:rPr>
        <w:t>[4]</w:t>
      </w:r>
      <w:r w:rsidRPr="00B816FE" w:rsidR="00B5607E">
        <w:fldChar w:fldCharType="end"/>
      </w:r>
      <w:r w:rsidRPr="00B816FE" w:rsidR="009A488F">
        <w:rPr>
          <w:rFonts w:hint="eastAsia"/>
          <w:lang w:val="en-GB"/>
        </w:rPr>
        <w:t>.</w:t>
      </w:r>
      <w:r w:rsidRPr="00B816FE" w:rsidR="00584B37">
        <w:rPr>
          <w:lang w:val="en-GB"/>
        </w:rPr>
        <w:t xml:space="preserve"> To ensure safe and efficient operation and reduce the workload of ATCOs in</w:t>
      </w:r>
      <w:del w:id="59" w:author="Editor 2" w:date="2021-07-20T07:39:17Z">
        <w:r w:rsidRPr="00B816FE" w:rsidR="00584B37">
          <w:rPr>
            <w:lang w:val="en-GB"/>
          </w:rPr>
          <w:delText xml:space="preserve"> the</w:delText>
        </w:r>
      </w:del>
      <w:r w:rsidRPr="00B816FE" w:rsidR="00584B37">
        <w:rPr>
          <w:lang w:val="en-GB"/>
        </w:rPr>
        <w:t xml:space="preserve"> dense route sector airspace, this paper </w:t>
      </w:r>
      <w:del w:id="60" w:author="Editor 2" w:date="2021-07-20T07:39:17Z">
        <w:r w:rsidRPr="00B816FE" w:rsidR="00584B37">
          <w:rPr>
            <w:lang w:val="en-GB"/>
          </w:rPr>
          <w:delText>use Artificial Intelligence</w:delText>
        </w:r>
      </w:del>
      <w:ins w:id="6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uses artificial intelligence</w:t>
        </w:r>
      </w:ins>
      <w:r w:rsidRPr="00B816FE" w:rsidR="00584B37">
        <w:rPr>
          <w:lang w:val="en-GB"/>
        </w:rPr>
        <w:t xml:space="preserve"> (AI) methods to study DSTs.</w:t>
      </w:r>
    </w:p>
    <w:p w:rsidR="002A6AD0" w:rsidRPr="00B816FE" w:rsidP="00B816FE" w14:paraId="179D2DB1" w14:textId="1EE7A707">
      <w:pPr>
        <w:ind w:firstLine="360"/>
      </w:pPr>
      <w:del w:id="62" w:author="Editor 2" w:date="2021-07-20T07:39:17Z">
        <w:r w:rsidRPr="00B816FE">
          <w:rPr>
            <w:lang w:val="en-GB"/>
          </w:rPr>
          <w:delText>Multi-Actor Conflict Resolution</w:delText>
        </w:r>
      </w:del>
      <w:ins w:id="6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 contact resolution</w:t>
        </w:r>
      </w:ins>
      <w:r w:rsidRPr="00B816FE">
        <w:rPr>
          <w:lang w:val="en-GB"/>
        </w:rPr>
        <w:t xml:space="preserve"> (MACR) has been widely studied</w:t>
      </w:r>
      <w:del w:id="64" w:author="Editor 2" w:date="2021-07-20T07:39:17Z">
        <w:r w:rsidRPr="00B816FE">
          <w:rPr>
            <w:lang w:val="en-GB"/>
          </w:rPr>
          <w:delText xml:space="preserve">, the reason is that </w:delText>
        </w:r>
      </w:del>
      <w:ins w:id="6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because </w:t>
        </w:r>
      </w:ins>
      <w:r w:rsidRPr="00B816FE">
        <w:rPr>
          <w:lang w:val="en-GB"/>
        </w:rPr>
        <w:t>it plays an important role in the conflict-free flight of aircraft, especially for high-density and complex airspace in the future. AI methods are applied to MACR, which can improve the computing efficiency</w:t>
      </w:r>
      <w:del w:id="66" w:author="Editor 2" w:date="2021-07-20T07:39:17Z">
        <w:r w:rsidRPr="00B816FE">
          <w:rPr>
            <w:lang w:val="en-GB"/>
          </w:rPr>
          <w:delText>,</w:delText>
        </w:r>
      </w:del>
      <w:r w:rsidRPr="00B816FE">
        <w:rPr>
          <w:lang w:val="en-GB"/>
        </w:rPr>
        <w:t xml:space="preserve"> and </w:t>
      </w:r>
      <w:del w:id="67" w:author="Editor 2" w:date="2021-07-20T07:39:17Z">
        <w:r w:rsidRPr="00B816FE">
          <w:rPr>
            <w:lang w:val="en-GB"/>
          </w:rPr>
          <w:delText>makes</w:delText>
        </w:r>
      </w:del>
      <w:ins w:id="6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cause</w:t>
        </w:r>
      </w:ins>
      <w:r w:rsidRPr="00B816FE">
        <w:rPr>
          <w:lang w:val="en-GB"/>
        </w:rPr>
        <w:t xml:space="preserve"> the resolution model </w:t>
      </w:r>
      <w:ins w:id="6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to </w:t>
        </w:r>
      </w:ins>
      <w:r w:rsidRPr="00B816FE">
        <w:rPr>
          <w:lang w:val="en-GB"/>
        </w:rPr>
        <w:t>solve</w:t>
      </w:r>
      <w:del w:id="70" w:author="Editor 2" w:date="2021-07-20T07:39:17Z">
        <w:r w:rsidRPr="00B816FE">
          <w:rPr>
            <w:lang w:val="en-GB"/>
          </w:rPr>
          <w:delText xml:space="preserve"> those</w:delText>
        </w:r>
      </w:del>
      <w:r w:rsidRPr="00B816FE">
        <w:rPr>
          <w:lang w:val="en-GB"/>
        </w:rPr>
        <w:t xml:space="preserve"> conflicts that are not met or </w:t>
      </w:r>
      <w:r w:rsidRPr="00B816FE">
        <w:rPr>
          <w:lang w:val="en-GB"/>
        </w:rPr>
        <w:t>standardiz</w:t>
      </w:r>
      <w:r w:rsidRPr="00B816FE">
        <w:rPr>
          <w:lang w:val="en-GB"/>
        </w:rPr>
        <w:t>ed through its generalization ability. In addition,</w:t>
      </w:r>
      <w:r w:rsidRPr="00B816FE" w:rsidR="00B77706">
        <w:rPr>
          <w:rFonts w:hint="eastAsia"/>
          <w:lang w:val="en-GB"/>
        </w:rPr>
        <w:t xml:space="preserve"> t</w:t>
      </w:r>
      <w:r w:rsidRPr="00B816FE" w:rsidR="0065599C">
        <w:rPr>
          <w:lang w:val="en-GB"/>
        </w:rPr>
        <w:t>he resolution model based on AI methods can also learn the conflict resolution mode and scheme of ATCOs in</w:t>
      </w:r>
      <w:ins w:id="7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B816FE" w:rsidR="0065599C">
        <w:rPr>
          <w:lang w:val="en-GB"/>
        </w:rPr>
        <w:t xml:space="preserve"> real sector. For example, to eliminate the impact of uncertain factors (such as clear sky turbulence), ATCOs will provide safer separation between aircraft through </w:t>
      </w:r>
      <w:ins w:id="7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B816FE" w:rsidR="0065599C">
        <w:rPr>
          <w:lang w:val="en-GB"/>
        </w:rPr>
        <w:t xml:space="preserve">resolution policy. This can make </w:t>
      </w:r>
      <w:del w:id="73" w:author="Editor 2" w:date="2021-07-20T07:39:17Z">
        <w:r w:rsidRPr="00B816FE" w:rsidR="0065599C">
          <w:rPr>
            <w:lang w:val="en-GB"/>
          </w:rPr>
          <w:delText xml:space="preserve">the </w:delText>
        </w:r>
      </w:del>
      <w:r w:rsidRPr="00B816FE" w:rsidR="0065599C">
        <w:rPr>
          <w:lang w:val="en-GB"/>
        </w:rPr>
        <w:t>DSTs reliable enough to assist ATCOs in the normal operation of</w:t>
      </w:r>
      <w:ins w:id="7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B816FE" w:rsidR="0065599C">
        <w:rPr>
          <w:lang w:val="en-GB"/>
        </w:rPr>
        <w:t xml:space="preserve"> sector</w:t>
      </w:r>
      <w:del w:id="75" w:author="Editor 2" w:date="2021-07-20T07:39:17Z">
        <w:r w:rsidRPr="00B816FE" w:rsidR="0065599C">
          <w:rPr>
            <w:lang w:val="en-GB"/>
          </w:rPr>
          <w:delText>,</w:delText>
        </w:r>
      </w:del>
      <w:r w:rsidRPr="00B816FE" w:rsidR="0065599C">
        <w:rPr>
          <w:lang w:val="en-GB"/>
        </w:rPr>
        <w:t xml:space="preserve"> and intelligent enough to give a decision like </w:t>
      </w:r>
      <w:del w:id="76" w:author="Editor 2" w:date="2021-07-20T07:39:17Z">
        <w:r w:rsidRPr="00B816FE" w:rsidR="0065599C">
          <w:rPr>
            <w:lang w:val="en-GB"/>
          </w:rPr>
          <w:delText>human</w:delText>
        </w:r>
      </w:del>
      <w:ins w:id="7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humans</w:t>
        </w:r>
      </w:ins>
      <w:r w:rsidRPr="00B816FE" w:rsidR="0065599C">
        <w:rPr>
          <w:lang w:val="en-GB"/>
        </w:rPr>
        <w:t xml:space="preserve">, which helps to improve ATCOs' acceptance of the </w:t>
      </w:r>
      <w:del w:id="78" w:author="Editor 2" w:date="2021-07-20T07:39:17Z">
        <w:r w:rsidRPr="00B816FE" w:rsidR="0065599C">
          <w:rPr>
            <w:lang w:val="en-GB"/>
          </w:rPr>
          <w:delText>DSTs</w:delText>
        </w:r>
      </w:del>
      <w:ins w:id="7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DST</w:t>
        </w:r>
      </w:ins>
      <w:r w:rsidRPr="00B816FE" w:rsidR="0065599C">
        <w:rPr>
          <w:lang w:val="en-GB"/>
        </w:rPr>
        <w:t xml:space="preserve"> proposal. However, the training mechanism and neural network structure limit the portability of the resolution model, and a model </w:t>
      </w:r>
      <w:ins w:id="8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can </w:t>
        </w:r>
      </w:ins>
      <w:r w:rsidRPr="00B816FE" w:rsidR="0065599C">
        <w:rPr>
          <w:lang w:val="en-GB"/>
        </w:rPr>
        <w:t xml:space="preserve">only be used for a type of conflict resolution with </w:t>
      </w:r>
      <w:ins w:id="8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B816FE" w:rsidR="0065599C">
        <w:rPr>
          <w:lang w:val="en-GB"/>
        </w:rPr>
        <w:t xml:space="preserve">fixed number of conflict aircraft, which </w:t>
      </w:r>
      <w:del w:id="82" w:author="Editor 2" w:date="2021-07-20T07:39:17Z">
        <w:r w:rsidRPr="00B816FE" w:rsidR="0065599C">
          <w:rPr>
            <w:lang w:val="en-GB"/>
          </w:rPr>
          <w:delText>result</w:delText>
        </w:r>
      </w:del>
      <w:ins w:id="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results</w:t>
        </w:r>
      </w:ins>
      <w:r w:rsidRPr="00B816FE" w:rsidR="0065599C">
        <w:rPr>
          <w:lang w:val="en-GB"/>
        </w:rPr>
        <w:t xml:space="preserve"> in </w:t>
      </w:r>
      <w:del w:id="84" w:author="Editor 2" w:date="2021-07-20T07:39:17Z">
        <w:r w:rsidRPr="00B816FE" w:rsidR="0065599C">
          <w:rPr>
            <w:lang w:val="en-GB"/>
          </w:rPr>
          <w:delText>the</w:delText>
        </w:r>
      </w:del>
      <w:ins w:id="8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w:t>
        </w:r>
      </w:ins>
      <w:r w:rsidRPr="00B816FE" w:rsidR="0065599C">
        <w:rPr>
          <w:lang w:val="en-GB"/>
        </w:rPr>
        <w:t xml:space="preserve"> higher cost and lower efficiency of training </w:t>
      </w:r>
      <w:del w:id="86" w:author="Editor 2" w:date="2021-07-20T07:39:17Z">
        <w:r w:rsidRPr="00B816FE" w:rsidR="0065599C">
          <w:rPr>
            <w:lang w:val="en-GB"/>
          </w:rPr>
          <w:delText xml:space="preserve">so as </w:delText>
        </w:r>
      </w:del>
      <w:r w:rsidRPr="00B816FE" w:rsidR="0065599C">
        <w:rPr>
          <w:lang w:val="en-GB"/>
        </w:rPr>
        <w:t xml:space="preserve">to reduce the performance of the resolution model. Therefore, this paper uses a </w:t>
      </w:r>
      <w:del w:id="87" w:author="Editor 2" w:date="2021-07-20T07:39:17Z">
        <w:r w:rsidRPr="00B816FE" w:rsidR="0065599C">
          <w:rPr>
            <w:lang w:val="en-GB"/>
          </w:rPr>
          <w:delText>multi-agent</w:delText>
        </w:r>
      </w:del>
      <w:ins w:id="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sidRPr="00B816FE" w:rsidR="0065599C">
        <w:rPr>
          <w:lang w:val="en-GB"/>
        </w:rPr>
        <w:t xml:space="preserve"> deep reinforcement learning algorithm to train the resolution model, and the parameter sharing mechanism, dynamically scalable </w:t>
      </w:r>
      <w:del w:id="89" w:author="Editor 2" w:date="2021-07-20T07:39:17Z">
        <w:r w:rsidRPr="00B816FE" w:rsidR="0065599C">
          <w:rPr>
            <w:lang w:val="en-GB"/>
          </w:rPr>
          <w:delText>Recurrent Neural Network</w:delText>
        </w:r>
      </w:del>
      <w:ins w:id="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recurrent neural network</w:t>
        </w:r>
      </w:ins>
      <w:r w:rsidRPr="00B816FE" w:rsidR="0065599C">
        <w:rPr>
          <w:lang w:val="en-GB"/>
        </w:rPr>
        <w:t xml:space="preserve"> (RNN) structure and meta learning framework are introduced to transform the algorithm, which supports the model to be trained by</w:t>
      </w:r>
      <w:del w:id="91" w:author="Editor 2" w:date="2021-07-20T07:39:17Z">
        <w:r w:rsidRPr="00B816FE" w:rsidR="0065599C">
          <w:rPr>
            <w:lang w:val="en-GB"/>
          </w:rPr>
          <w:delText xml:space="preserve"> the</w:delText>
        </w:r>
      </w:del>
      <w:r w:rsidRPr="00B816FE" w:rsidR="0065599C">
        <w:rPr>
          <w:lang w:val="en-GB"/>
        </w:rPr>
        <w:t xml:space="preserve"> scenarios with different </w:t>
      </w:r>
      <w:del w:id="92" w:author="Editor 2" w:date="2021-07-20T07:39:17Z">
        <w:r w:rsidRPr="00B816FE" w:rsidR="0065599C">
          <w:rPr>
            <w:lang w:val="en-GB"/>
          </w:rPr>
          <w:delText>number</w:delText>
        </w:r>
      </w:del>
      <w:ins w:id="9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w:t>
        </w:r>
      </w:ins>
      <w:r w:rsidRPr="00B816FE" w:rsidR="0065599C">
        <w:rPr>
          <w:lang w:val="en-GB"/>
        </w:rPr>
        <w:t xml:space="preserve"> of conflict aircraft.</w:t>
      </w:r>
    </w:p>
    <w:p w:rsidR="00223B31" w:rsidRPr="00223B31" w:rsidP="00A33729" w14:paraId="3DEFFADF" w14:textId="0A1B825E">
      <w:pPr>
        <w:pStyle w:val="Heading2"/>
      </w:pPr>
      <w:r>
        <w:rPr>
          <w:rFonts w:hint="eastAsia"/>
          <w:lang w:val="en-GB"/>
        </w:rPr>
        <w:t>Related</w:t>
      </w:r>
      <w:r>
        <w:rPr>
          <w:lang w:val="en-GB"/>
        </w:rPr>
        <w:t xml:space="preserve"> </w:t>
      </w:r>
      <w:r>
        <w:rPr>
          <w:rFonts w:hint="eastAsia"/>
          <w:lang w:val="en-GB"/>
        </w:rPr>
        <w:t>Work</w:t>
      </w:r>
    </w:p>
    <w:p w:rsidR="005B1F56" w:rsidRPr="00027F51" w:rsidP="004F5E4A" w14:paraId="06F797EF" w14:textId="7936C8BD">
      <w:pPr>
        <w:ind w:firstLine="360"/>
      </w:pPr>
      <w:r w:rsidRPr="00027F51">
        <w:rPr>
          <w:lang w:val="en-GB"/>
        </w:rPr>
        <w:t xml:space="preserve">In the related studies of MACR, various methods have been proposed </w:t>
      </w:r>
      <w:r w:rsidRPr="00027F51">
        <w:fldChar w:fldCharType="begin" w:fldLock="1"/>
      </w:r>
      <w:r w:rsidRPr="00027F51">
        <w:rPr>
          <w:lang w:val="en-GB"/>
        </w:rPr>
        <w:instrText xml:space="preserve">ADDIN CSL_CITATION {"citationItems":[{"id":"ITEM-1","itemData":{"DOI":"10.1109/6979.898217","ISSN":"1558-0016 VO  - 1","author":[{"dropping-particle":"","family":"Kuchar","given":"J K","non-dropping-particle":"","parse-names":false,"suffix":""},{"dropping-particle":"","family":"Yang","given":"L C","non-dropping-particle":"","parse-names":false,"suffix":""}],"container-title":"IEEE Transactions on Intelligent Transportation Systems","id":"ITEM-1","issue":"4","issued":{"date-parts":[["2000"]]},"page":"179-189","title":"A review of conflict detection and resolution </w:instrText>
      </w:r>
      <w:r w:rsidRPr="00027F51">
        <w:rPr>
          <w:lang w:val="en-GB"/>
        </w:rPr>
        <w:instrText>modeling</w:instrText>
      </w:r>
      <w:r w:rsidRPr="00027F51">
        <w:rPr>
          <w:lang w:val="en-GB"/>
        </w:rPr>
        <w:instrText xml:space="preserve"> methods","type":"article-journal","volume":"1"},"uris":["http://www.mendeley.com/documents/?uuid=96bf46c4-0944-4e17-8599-dd624014ae4b"]}],"mendeley":{"formattedCitation":"[5]","plainTextFormattedCitation":"[5]","previouslyFormattedCitation":"[5]"},"properties":{"noteIndex":0},"schema":"https://github.com/citation-style-language/schema/raw/master/csl-citation.json"}</w:instrText>
      </w:r>
      <w:r w:rsidRPr="00027F51">
        <w:fldChar w:fldCharType="separate"/>
      </w:r>
      <w:r w:rsidRPr="00027F51">
        <w:rPr>
          <w:noProof/>
          <w:lang w:val="en-GB"/>
        </w:rPr>
        <w:t>[5]</w:t>
      </w:r>
      <w:r w:rsidRPr="00027F51">
        <w:fldChar w:fldCharType="end"/>
      </w:r>
      <w:r w:rsidRPr="00027F51">
        <w:fldChar w:fldCharType="begin" w:fldLock="1"/>
      </w:r>
      <w:r w:rsidRPr="00027F51">
        <w:rPr>
          <w:lang w:val="en-GB"/>
        </w:rPr>
        <w:instrText xml:space="preserve">ADDIN CSL_CITATION {"citationItems":[{"id":"ITEM-1","itemData":{"DOI":"10.3390/aerospace7060079","ISBN":"2226-4310","abstract":"Current investigations into urban aerial mobility, as well as the continuing growth of global air transportation, have renewed interest in Conflict Detection and Resolution (CD&amp;amp;R) methods. With the new applications of drones, and the implications of a profoundly different urban airspace, new demands are placed on such algorithms, further spurring new research. This paper presents a review of current CR methods for both manned and unmanned aviation. It presents a taxonomy that </w:instrText>
      </w:r>
      <w:r w:rsidRPr="00027F51">
        <w:rPr>
          <w:lang w:val="en-GB"/>
        </w:rPr>
        <w:instrText>categorises</w:instrText>
      </w:r>
      <w:r w:rsidRPr="00027F51">
        <w:rPr>
          <w:lang w:val="en-GB"/>
        </w:rPr>
        <w:instrText xml:space="preserve"> algorithms in terms of their approach to avoidance planning, surveillance, control, trajectory propagation, predictability assumption, resolution manoeuvre, multi-actor conflict resolution, considered obstacle types, </w:instrText>
      </w:r>
      <w:r w:rsidRPr="00027F51">
        <w:rPr>
          <w:lang w:val="en-GB"/>
        </w:rPr>
        <w:instrText>optimization</w:instrText>
      </w:r>
      <w:r w:rsidRPr="00027F51">
        <w:rPr>
          <w:lang w:val="en-GB"/>
        </w:rPr>
        <w:instrText>, and method category. More than a hundred CR methods were considered, showing how most work on a tactical, distributed framework. To enable a reliable comparison between methods, this paper argues that an open and ideally common simulation platform, common test scenarios, and common metrics are required. This paper presents an overview of four CR algorithms, each representing a commonly used CR algorithm category. Both manned and unmanned scenarios were tested, through fast-time simulations on an open-source airspace simulation platform.","author":[{"dropping-particle":"","family":"Ribeiro","given":"Marta","non-dropping-particle":"","parse-names":false,"suffix":""},{"dropping-particle":"","family":"Ellerbroek","given":"Joost","non-dropping-particle":"","parse-names":false,"suffix":""},{"dropping-particle":"","family":"Hoekstra","given":"Jacco","non-dropping-particle":"","parse-names":false,"suffix":""}],"container-title":"Aerospace ","id":"ITEM-1","issue":"6","issued":{"date-parts":[["2020"]]},"title":"Review of Conflict Resolution Methods for Manned and Unmanned Aviation","type":"article","volume":"7"},"uris":["http://www.mendeley.com/documents/?uuid=637f4c58-0adc-47dd-a90c-4a1ce725b03f"]}],"mendeley":{"formattedCitation":"[6]","plainTextFormattedCitation":"[6]","previouslyFormattedCitation":"[6]"},"properties":{"noteIndex":0},"schema":"https://github.com/citation-style-language/schema/raw/master/csl-citation.json"}</w:instrText>
      </w:r>
      <w:r w:rsidRPr="00027F51">
        <w:fldChar w:fldCharType="separate"/>
      </w:r>
      <w:r w:rsidRPr="00027F51">
        <w:rPr>
          <w:noProof/>
          <w:lang w:val="en-GB"/>
        </w:rPr>
        <w:t>[6]</w:t>
      </w:r>
      <w:r w:rsidRPr="00027F51">
        <w:fldChar w:fldCharType="end"/>
      </w:r>
      <w:r w:rsidRPr="00027F51" w:rsidR="00A02A2B">
        <w:rPr>
          <w:lang w:val="en-GB"/>
        </w:rPr>
        <w:t xml:space="preserve">, which can be divided into distributed methods and centralized methods according to the control mode. In </w:t>
      </w:r>
      <w:del w:id="94" w:author="Editor 2" w:date="2021-07-20T07:39:17Z">
        <w:r w:rsidRPr="00027F51" w:rsidR="00A02A2B">
          <w:rPr>
            <w:lang w:val="en-GB"/>
          </w:rPr>
          <w:delText xml:space="preserve">the </w:delText>
        </w:r>
      </w:del>
      <w:r w:rsidRPr="00027F51" w:rsidR="00A02A2B">
        <w:rPr>
          <w:lang w:val="en-GB"/>
        </w:rPr>
        <w:t>distributed methods, the function of conflict resolution is decentralized to a single aircraft</w:t>
      </w:r>
      <w:del w:id="95" w:author="Editor 2" w:date="2021-07-20T07:39:17Z">
        <w:r w:rsidRPr="00027F51" w:rsidR="00A02A2B">
          <w:rPr>
            <w:lang w:val="en-GB"/>
          </w:rPr>
          <w:delText xml:space="preserve"> </w:delText>
        </w:r>
      </w:del>
      <w:r w:rsidRPr="00027F51" w:rsidR="00A02A2B">
        <w:rPr>
          <w:lang w:val="en-GB"/>
        </w:rPr>
        <w:t xml:space="preserve">, and each aircraft calculates and decides its own resolution policy </w:t>
      </w:r>
      <w:ins w:id="9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considering </w:t>
        </w:r>
      </w:ins>
      <w:r w:rsidRPr="00027F51" w:rsidR="00A02A2B">
        <w:rPr>
          <w:lang w:val="en-GB"/>
        </w:rPr>
        <w:t xml:space="preserve">only </w:t>
      </w:r>
      <w:del w:id="97" w:author="Editor 2" w:date="2021-07-20T07:39:17Z">
        <w:r w:rsidRPr="00027F51" w:rsidR="00A02A2B">
          <w:rPr>
            <w:lang w:val="en-GB"/>
          </w:rPr>
          <w:delText xml:space="preserve">considering </w:delText>
        </w:r>
      </w:del>
      <w:r w:rsidRPr="00027F51" w:rsidR="00A02A2B">
        <w:rPr>
          <w:lang w:val="en-GB"/>
        </w:rPr>
        <w:t xml:space="preserve">adjacent aircraft </w:t>
      </w:r>
      <w:r w:rsidRPr="00027F51" w:rsidR="00A02A2B">
        <w:fldChar w:fldCharType="begin" w:fldLock="1"/>
      </w:r>
      <w:r w:rsidRPr="00027F51" w:rsidR="00A02A2B">
        <w:rPr>
          <w:lang w:val="en-GB"/>
        </w:rPr>
        <w:instrText>ADDIN CSL_CITATION {"citationItems":[{"id":"ITEM-1","itemData":{"DOI":"10.1109/9.664154","ISSN":"1558-2523 VO  - 43","author":[{"dropping-particle":"","family":"Tomlin","given":"C","non-dropping-particle":"","parse-names":false,"suffix":""},{"dropping-particle":"","family":"Pappas","given":"G J","non-dropping-particle":"","parse-names":false,"suffix":""},{"dropping-particle":"","family":"Sastry","given":"S","non-dropping-particle":"","parse-names":false,"suffix":""}],"container-title":"IEEE Transactions on Automatic Control","id":"ITEM-1","issue":"4","issued":{"date-parts":[["1998"]]},"page":"509-521","title":"Conflict resolution for air traffic management: a study in multiagent hybrid systems","type":"article-journal","volume":"43"},"uris":["http://www.mendeley.com/documents/?uuid=bd39c910-1ab9-43ac-a94b-2332062d04c6"]}],"mendeley":{"formattedCitation":"[7]","plainTextFormattedCitation":"[7]","previouslyFormattedCitation":"[7]"},"properties":{"noteIndex":0},"schema":"https://github.com/citation-style-language/schema/raw/master/csl-citation.json"}</w:instrText>
      </w:r>
      <w:r w:rsidRPr="00027F51" w:rsidR="00A02A2B">
        <w:fldChar w:fldCharType="separate"/>
      </w:r>
      <w:r w:rsidRPr="00027F51" w:rsidR="00A02A2B">
        <w:rPr>
          <w:noProof/>
          <w:lang w:val="en-GB"/>
        </w:rPr>
        <w:t>[7]</w:t>
      </w:r>
      <w:r w:rsidRPr="00027F51" w:rsidR="00A02A2B">
        <w:fldChar w:fldCharType="end"/>
      </w:r>
      <w:r w:rsidRPr="00027F51" w:rsidR="00A02A2B">
        <w:fldChar w:fldCharType="begin" w:fldLock="1"/>
      </w:r>
      <w:r w:rsidRPr="00027F51" w:rsidR="00A02A2B">
        <w:rPr>
          <w:lang w:val="en-GB"/>
        </w:rPr>
        <w:instrText>ADDIN CSL_CITATION {"citationItems":[{"id":"ITEM-1","itemData":{"DOI":"10.1109/CCA.2009.5281138","author":[{"dropping-particle":"","family":"Devasia","given":"Santosh","non-dropping-particle":"","parse-names":false,"suffix":""},{"dropping-particle":"","family":"Iamratanakul","given":"Dhanakorn","non-dropping-particle":"","parse-names":false,"suffix":""},{"dropping-particle":"","family":"Chatterji","given":"Gano","non-dropping-particle":"","parse-names":false,"suffix":""},{"dropping-particle":"","family":"Meyer","given":"George","non-dropping-particle":"","parse-names":false,"suffix":""}],"id":"ITEM-1","issued":{"date-parts":[["2009","8","10"]]},"number-of-pages":"837-842","title":"Decoupled Conflict-Resolution Procedures for Decentralized Air Traffic Control","type":"book"},"uris":["http://www.mendeley.com/documents/?uuid=a4dc9b13-e4d1-4dac-aa8b-a345c11541a3"]}],"mendeley":{"formattedCitation":"[8]","plainTextFormattedCitation":"[8]","previouslyFormattedCitation":"[8]"},"properties":{"noteIndex":0},"schema":"https://github.com/citation-style-language/schema/raw/master/csl-citation.json"}</w:instrText>
      </w:r>
      <w:r w:rsidRPr="00027F51" w:rsidR="00A02A2B">
        <w:fldChar w:fldCharType="separate"/>
      </w:r>
      <w:r w:rsidRPr="00027F51" w:rsidR="00A02A2B">
        <w:rPr>
          <w:noProof/>
          <w:lang w:val="en-GB"/>
        </w:rPr>
        <w:t>[8]</w:t>
      </w:r>
      <w:r w:rsidRPr="00027F51" w:rsidR="00A02A2B">
        <w:fldChar w:fldCharType="end"/>
      </w:r>
      <w:r w:rsidRPr="00027F51" w:rsidR="00A02A2B">
        <w:fldChar w:fldCharType="begin" w:fldLock="1"/>
      </w:r>
      <w:r w:rsidRPr="00027F51" w:rsidR="00A02A2B">
        <w:rPr>
          <w:lang w:val="en-GB"/>
        </w:rPr>
        <w:instrText xml:space="preserve">ADDIN CSL_CITATION {"citationItems":[{"id":"ITEM-1","itemData":{"DOI":"10.1007/978-3-030-27687-4_11","ISBN":"978-3-030-27686-7","author":[{"dropping-particle":"","family":"Dudoit","given":"Anrieta","non-dropping-particle":"","parse-names":false,"suffix":""},{"dropping-particle":"","family":"Skorupski","given":"Jacek","non-dropping-particle":"","parse-names":false,"suffix":""}],"id":"ITEM-1","issued":{"date-parts":[["2019","9","19"]]},"page":"104-114","title":"A Simulation-Based Approach for the Conflict Resolution Method </w:instrText>
      </w:r>
      <w:r w:rsidRPr="00027F51" w:rsidR="00A02A2B">
        <w:rPr>
          <w:lang w:val="en-GB"/>
        </w:rPr>
        <w:instrText>Optimization</w:instrText>
      </w:r>
      <w:r w:rsidRPr="00027F51" w:rsidR="00A02A2B">
        <w:rPr>
          <w:lang w:val="en-GB"/>
        </w:rPr>
        <w:instrText xml:space="preserve"> in a Distributed Air Traffic Control System","type":"chapter"},"uris":["http://www.mendeley.com/documents/?uuid=b9bf08d9-8654-485c-9f0b-972f5d9dd09c"]}],"mendeley":{"formattedCitation":"[9]","plainTextFormattedCitation":"[9]","previouslyFormattedCitation":"[9]"},"properties":{"noteIndex":0},"schema":"https://github.com/citation-style-language/schema/raw/master/csl-citation.json"}</w:instrText>
      </w:r>
      <w:r w:rsidRPr="00027F51" w:rsidR="00A02A2B">
        <w:fldChar w:fldCharType="separate"/>
      </w:r>
      <w:r w:rsidRPr="00027F51" w:rsidR="00A02A2B">
        <w:rPr>
          <w:noProof/>
          <w:lang w:val="en-GB"/>
        </w:rPr>
        <w:t>[9]</w:t>
      </w:r>
      <w:r w:rsidRPr="00027F51" w:rsidR="00A02A2B">
        <w:fldChar w:fldCharType="end"/>
      </w:r>
      <w:r w:rsidRPr="00027F51" w:rsidR="00A02A2B">
        <w:fldChar w:fldCharType="begin" w:fldLock="1"/>
      </w:r>
      <w:r w:rsidRPr="00027F51" w:rsidR="00A02A2B">
        <w:rPr>
          <w:lang w:val="en-GB"/>
        </w:rPr>
        <w:instrText xml:space="preserve">ADDIN CSL_CITATION {"citationItems":[{"id":"ITEM-1","itemData":{"DOI":"10.3390/a12020047","ISBN":"1999-4893","abstract":"A real-time conflict resolution algorithm based on model predictive control (MPC) is introduced to address the flight conflict resolution problem in multi-UAV scenarios. Using a low-level controller, the UAV dynamic equations are abstracted into simpler unicycle kinematic equations. The </w:instrText>
      </w:r>
      <w:r w:rsidRPr="00027F51" w:rsidR="00A02A2B">
        <w:rPr>
          <w:lang w:val="en-GB"/>
        </w:rPr>
        <w:instrText>neighbor</w:instrText>
      </w:r>
      <w:r w:rsidRPr="00027F51" w:rsidR="00A02A2B">
        <w:rPr>
          <w:lang w:val="en-GB"/>
        </w:rPr>
        <w:instrText>ing UAVs exchange their predicted trajectories at each sample time to predict the conflicts. Then, under the predesignated resolution rule and strategy, decentralized coordination and cooperation are performed to resolve the predicted conflicts. The controller structure of the distributed nonlinear model predictive control (DNMPC) is designed to predict potential conflicts and calculate control variables for each UAV. Numerical simulations of multi-UAV coordination are performed to verify the performance of the proposed algorith</w:instrText>
      </w:r>
      <w:r w:rsidRPr="00027F51" w:rsidR="00A02A2B">
        <w:rPr>
          <w:lang w:val="en-GB"/>
        </w:rPr>
        <w:instrText xml:space="preserve">m. Results </w:instrText>
      </w:r>
      <w:r w:rsidRPr="00027F51" w:rsidR="00A02A2B">
        <w:rPr>
          <w:lang w:val="en-GB"/>
        </w:rPr>
        <w:instrText>demonstrate that the proposed algorithm can resolve the conflicts sufficiently in real time, while causing no further conflicts.","author":[{"dropping-particle":"","family":"Chen","given":"Hao-Xiang","non-dropping-particle":"","parse-names":false,"suffix":""},{"dropping-particle":"","family":"Nan","given":"Ying","non-dropping-particle":"","parse-names":false,"suffix":""},{"dropping-particle":"","family":"Yang","given":"Yi","non-dropping-particle":"","parse-names":false,"suffix":""}],"container-title":"Algorithms ","id":"ITEM-1","issue":"2","issued":{"date-parts":[["2019"]]},"title":"Real-time Conflict Resolution Algorithm for Multi-UAV Based on Model Predict Control","type":"article","volume":"12"},"uris":["http://www.mendeley.com/documents/?uuid=b75de378-f539-4fcd-9668-49e2de61e5cd"]}],"mendeley":{"formattedCitation":"[10]","plainTextFormattedCitation":"[10]","previouslyFormattedCitation":"[10]"},"properties":{"noteIndex":0},"schema":"https://github.com/citation-style-language/schema/raw/master/csl-citation.json"}</w:instrText>
      </w:r>
      <w:r w:rsidRPr="00027F51" w:rsidR="00A02A2B">
        <w:fldChar w:fldCharType="separate"/>
      </w:r>
      <w:r w:rsidRPr="00027F51" w:rsidR="00A02A2B">
        <w:rPr>
          <w:noProof/>
          <w:lang w:val="en-GB"/>
        </w:rPr>
        <w:t>[10]</w:t>
      </w:r>
      <w:r w:rsidRPr="00027F51" w:rsidR="00A02A2B">
        <w:fldChar w:fldCharType="end"/>
      </w:r>
      <w:r w:rsidRPr="00027F51" w:rsidR="00A02A2B">
        <w:rPr>
          <w:lang w:val="en-GB"/>
        </w:rPr>
        <w:t>, such as</w:t>
      </w:r>
      <w:ins w:id="9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027F51" w:rsidR="00A02A2B">
        <w:rPr>
          <w:lang w:val="en-GB"/>
        </w:rPr>
        <w:t xml:space="preserve"> Airborne Separation Assurance System (ASAS)</w:t>
      </w:r>
      <w:r w:rsidRPr="00027F51" w:rsidR="00B5607E">
        <w:fldChar w:fldCharType="begin" w:fldLock="1"/>
      </w:r>
      <w:r w:rsidRPr="00027F51" w:rsidR="009003F6">
        <w:rPr>
          <w:lang w:val="en-GB"/>
        </w:rPr>
        <w:instrText>ADDIN CSL_CITATION {"citationItems":[{"id":"ITEM-1","itemData":{"author":[{"dropping-particle":"","family":"Brooker","given":"Peter","non-dropping-particle":"","parse-names":false,"suffix":""}],"container-title":"Safety Science","id":"ITEM-1","issue":"8","issued":{"date-parts":[["2004"]]},"page":"723-754","publisher":"Elsevier","title":"Airborne Separation Assurance Systems: towards a work programme to prove safety","type":"article-journal","volume":"42"},"uris":["http://www.mendeley.com/documents/?uuid=a31281af-2568-48dc-9567-8452ca990855"]}],"mendeley":{"formattedCitation":"[11]","plainTextFormattedCitation":"[11]","previouslyFormattedCitation":"[11]"},"properties":{"noteIndex":0},"schema":"https://github.com/citation-style-language/schema/raw/master/csl-citation.json"}</w:instrText>
      </w:r>
      <w:r w:rsidRPr="00027F51" w:rsidR="00B5607E">
        <w:fldChar w:fldCharType="separate"/>
      </w:r>
      <w:r w:rsidRPr="00027F51" w:rsidR="00B5607E">
        <w:rPr>
          <w:noProof/>
          <w:lang w:val="en-GB"/>
        </w:rPr>
        <w:t>[11]</w:t>
      </w:r>
      <w:r w:rsidRPr="00027F51" w:rsidR="00B5607E">
        <w:fldChar w:fldCharType="end"/>
      </w:r>
      <w:r w:rsidRPr="00027F51" w:rsidR="00A02A2B">
        <w:rPr>
          <w:rFonts w:hint="eastAsia"/>
          <w:lang w:val="en-GB"/>
        </w:rPr>
        <w:t>,</w:t>
      </w:r>
      <w:r w:rsidRPr="00027F51" w:rsidR="005A13E1">
        <w:rPr>
          <w:lang w:val="en-GB"/>
        </w:rPr>
        <w:t xml:space="preserve"> Traffic Alert and Collision </w:t>
      </w:r>
      <w:r w:rsidRPr="00027F51" w:rsidR="005A13E1">
        <w:rPr>
          <w:rFonts w:hint="eastAsia"/>
          <w:lang w:val="en-GB"/>
        </w:rPr>
        <w:t>A</w:t>
      </w:r>
      <w:r w:rsidRPr="00027F51" w:rsidR="005A13E1">
        <w:rPr>
          <w:lang w:val="en-GB"/>
        </w:rPr>
        <w:t xml:space="preserve">voidance </w:t>
      </w:r>
      <w:r w:rsidRPr="00027F51" w:rsidR="005A13E1">
        <w:rPr>
          <w:rFonts w:hint="eastAsia"/>
          <w:lang w:val="en-GB"/>
        </w:rPr>
        <w:t>S</w:t>
      </w:r>
      <w:r w:rsidRPr="00027F51" w:rsidR="005A13E1">
        <w:rPr>
          <w:lang w:val="en-GB"/>
        </w:rPr>
        <w:t>ystem</w:t>
      </w:r>
      <w:r w:rsidRPr="00027F51" w:rsidR="00A02A2B">
        <w:rPr>
          <w:rFonts w:hint="eastAsia"/>
          <w:lang w:val="en-GB"/>
        </w:rPr>
        <w:t xml:space="preserve"> </w:t>
      </w:r>
      <w:r w:rsidRPr="00027F51" w:rsidR="00A02A2B">
        <w:rPr>
          <w:lang w:val="en-GB"/>
        </w:rPr>
        <w:t>(</w:t>
      </w:r>
      <w:r w:rsidRPr="00027F51" w:rsidR="00A02A2B">
        <w:rPr>
          <w:rFonts w:hint="eastAsia"/>
          <w:lang w:val="en-GB"/>
        </w:rPr>
        <w:t>TCAS</w:t>
      </w:r>
      <w:r w:rsidRPr="00027F51" w:rsidR="005A13E1">
        <w:rPr>
          <w:lang w:val="en-GB"/>
        </w:rPr>
        <w:t>)</w:t>
      </w:r>
      <w:r w:rsidRPr="00027F51" w:rsidR="009003F6">
        <w:fldChar w:fldCharType="begin" w:fldLock="1"/>
      </w:r>
      <w:r w:rsidRPr="00027F51" w:rsidR="009003F6">
        <w:rPr>
          <w:lang w:val="en-GB"/>
        </w:rPr>
        <w:instrText>ADDIN CSL_CITATION {"citationItems":[{"id":"ITEM-1","itemData":{"author":[{"dropping-particle":"","family":"Munoz","given":"César","non-dropping-particle":"","parse-names":false,"suffix":""},{"dropping-particle":"","family":"Narkawicz","given":"Anthony","non-dropping-particle":"","parse-names":false,"suffix":""},{"dropping-particle":"","family":"Chamberlain","given":"James","non-dropping-particle":"","parse-names":false,"suffix":""}],"container-title":"AIAA Guidance, Navigation, and Control (GNC) Conference","id":"ITEM-1","issued":{"date-parts":[["2013"]]},"page":"4622","title":"A TCAS-II resolution advisory detection algorithm","type":"paper-conference"},"uris":["http://www.mendeley.com/documents/?uuid=f2256a7c-238c-4fb1-bf89-9cef3ec6c545"]}],"mendeley":{"formattedCitation":"[12]","plainTextFormattedCitation":"[12]","previouslyFormattedCitation":"[12]"},"properties":{"noteIndex":0},"schema":"https://github.com/citation-style-language/schema/raw/master/csl-citation.json"}</w:instrText>
      </w:r>
      <w:r w:rsidRPr="00027F51" w:rsidR="009003F6">
        <w:fldChar w:fldCharType="separate"/>
      </w:r>
      <w:r w:rsidRPr="00027F51" w:rsidR="009003F6">
        <w:rPr>
          <w:noProof/>
          <w:lang w:val="en-GB"/>
        </w:rPr>
        <w:t>[12]</w:t>
      </w:r>
      <w:r w:rsidRPr="00027F51" w:rsidR="009003F6">
        <w:fldChar w:fldCharType="end"/>
      </w:r>
      <w:r w:rsidRPr="00027F51" w:rsidR="00353234">
        <w:rPr>
          <w:lang w:val="en-GB"/>
        </w:rPr>
        <w:t>/Airborne Collision Avoidance System (ACAS)</w:t>
      </w:r>
      <w:r w:rsidRPr="00027F51" w:rsidR="009003F6">
        <w:fldChar w:fldCharType="begin" w:fldLock="1"/>
      </w:r>
      <w:r w:rsidRPr="00027F51" w:rsidR="009003F6">
        <w:rPr>
          <w:lang w:val="en-GB"/>
        </w:rPr>
        <w:instrText>ADDIN CSL_CITATION {"citationItems":[{"id":"ITEM-1","itemData":{"author":[{"dropping-particle":"","family":"Kochenderfer","given":"Mykel J","non-dropping-particle":"","parse-names":false,"suffix":""},{"dropping-particle":"","family":"Holland","given":"Jessica E","non-dropping-particle":"","parse-names":false,"suffix":""},{"dropping-particle":"","family":"Chryssanthacopoulos","given":"James P","non-dropping-particle":"","parse-names":false,"suffix":""}],"id":"ITEM-1","issued":{"date-parts":[["2012"]]},"title":"Next-generation airborne collision avoidance system","type":"report"},"uris":["http://www.mendeley.com/documents/?uuid=3dd7ad1a-4f90-46f7-ad8f-07afb73af202"]}],"mendeley":{"formattedCitation":"[13]","plainTextFormattedCitation":"[13]","previouslyFormattedCitation":"[13]"},"properties":{"noteIndex":0},"schema":"https://github.com/citation-style-language/schema/raw/master/csl-citation.json"}</w:instrText>
      </w:r>
      <w:r w:rsidRPr="00027F51" w:rsidR="009003F6">
        <w:fldChar w:fldCharType="separate"/>
      </w:r>
      <w:r w:rsidRPr="00027F51" w:rsidR="009003F6">
        <w:rPr>
          <w:noProof/>
          <w:lang w:val="en-GB"/>
        </w:rPr>
        <w:t>[13]</w:t>
      </w:r>
      <w:r w:rsidRPr="00027F51" w:rsidR="009003F6">
        <w:fldChar w:fldCharType="end"/>
      </w:r>
      <w:r w:rsidRPr="00027F51" w:rsidR="00A02A2B">
        <w:rPr>
          <w:rFonts w:hint="eastAsia"/>
          <w:lang w:val="en-GB"/>
        </w:rPr>
        <w:t>.</w:t>
      </w:r>
      <w:r w:rsidRPr="00027F51" w:rsidR="003D0424">
        <w:rPr>
          <w:lang w:val="en-GB"/>
        </w:rPr>
        <w:t xml:space="preserve"> ASAS is a kind of airborne system </w:t>
      </w:r>
      <w:del w:id="99" w:author="Editor 2" w:date="2021-07-20T07:39:17Z">
        <w:r w:rsidRPr="00027F51" w:rsidR="003D0424">
          <w:rPr>
            <w:lang w:val="en-GB"/>
          </w:rPr>
          <w:delText>which</w:delText>
        </w:r>
      </w:del>
      <w:ins w:id="10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that</w:t>
        </w:r>
      </w:ins>
      <w:r w:rsidRPr="00027F51" w:rsidR="003D0424">
        <w:rPr>
          <w:lang w:val="en-GB"/>
        </w:rPr>
        <w:t xml:space="preserve"> separates aircraft from other aircraft and provides flight information about surrounding traffic. ASAS reassigns the separation task to the aircraft pilot and helps the aircraft maintain self-separation.</w:t>
      </w:r>
      <w:r w:rsidRPr="00027F51" w:rsidR="003D0424">
        <w:rPr>
          <w:rFonts w:hint="eastAsia"/>
          <w:lang w:val="en-GB"/>
        </w:rPr>
        <w:t xml:space="preserve"> </w:t>
      </w:r>
      <w:r w:rsidRPr="00027F51" w:rsidR="003D0424">
        <w:rPr>
          <w:lang w:val="en-GB"/>
        </w:rPr>
        <w:t xml:space="preserve">TCAS/ACAS is the last </w:t>
      </w:r>
      <w:ins w:id="101" w:author="Editor" w:date="2021-07-20T07:39:33Z">
        <w:r w:rsidRPr="00027F51" w:rsidR="003D0424">
          <w:rPr>
            <w:lang w:val="en-GB"/>
          </w:rPr>
          <w:t>defence</w:t>
        </w:r>
      </w:ins>
      <w:del w:id="102" w:author="Editor" w:date="2021-07-20T07:39:33Z">
        <w:r w:rsidRPr="00027F51" w:rsidR="003D0424">
          <w:rPr>
            <w:lang w:val="en-GB"/>
          </w:rPr>
          <w:delText>defense</w:delText>
        </w:r>
      </w:del>
      <w:r w:rsidRPr="00027F51" w:rsidR="003D0424">
        <w:rPr>
          <w:lang w:val="en-GB"/>
        </w:rPr>
        <w:t xml:space="preserve"> line for safety, and it operates independently of ground equipment and provides advice to the crew in case of possible collision with aircraft equipped with </w:t>
      </w:r>
      <w:ins w:id="1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027F51" w:rsidR="003D0424">
        <w:rPr>
          <w:lang w:val="en-GB"/>
        </w:rPr>
        <w:t xml:space="preserve">secondary radar transponder </w:t>
      </w:r>
      <w:r w:rsidRPr="00027F51" w:rsidR="009003F6">
        <w:fldChar w:fldCharType="begin" w:fldLock="1"/>
      </w:r>
      <w:r w:rsidRPr="00027F51" w:rsidR="009003F6">
        <w:rPr>
          <w:lang w:val="en-GB"/>
        </w:rPr>
        <w:instrText>ADDIN CSL_CITATION {"citationItems":[{"id":"ITEM-1","itemData":{"DOI":"10.1109/ACCESS.2017.2757598","author":[{"dropping-particle":"","family":"Tang","given":"Jun","non-dropping-particle":"","parse-names":false,"suffix":""}],"container-title":"IEEE Access","id":"ITEM-1","issued":{"date-parts":[["2017"]]},"page":"21419-21429","title":"Review: Analysis and Improvement of Traffic Alert and Collision Avoidance System","type":"article-journal","volume":"5"},"uris":["http://www.mendeley.com/documents/?uuid=a5931d55-606a-4235-9093-f9ae06e8f714"]}],"mendeley":{"formattedCitation":"[4]","plainTextFormattedCitation":"[4]","previouslyFormattedCitation":"[4]"},"properties":{"noteIndex":0},"schema":"https://github.com/citation-style-language/schema/raw/master/csl-citation.json"}</w:instrText>
      </w:r>
      <w:r w:rsidRPr="00027F51" w:rsidR="009003F6">
        <w:fldChar w:fldCharType="separate"/>
      </w:r>
      <w:r w:rsidRPr="00027F51" w:rsidR="009003F6">
        <w:rPr>
          <w:noProof/>
          <w:lang w:val="en-GB"/>
        </w:rPr>
        <w:t>[4]</w:t>
      </w:r>
      <w:r w:rsidRPr="00027F51" w:rsidR="009003F6">
        <w:fldChar w:fldCharType="end"/>
      </w:r>
      <w:r w:rsidRPr="00027F51" w:rsidR="003D0424">
        <w:rPr>
          <w:lang w:val="en-GB"/>
        </w:rPr>
        <w:t xml:space="preserve">. In contrast, the former has a longer duration of </w:t>
      </w:r>
      <w:ins w:id="104" w:author="Editor" w:date="2021-07-20T07:39:37Z">
        <w:r w:rsidRPr="00027F51" w:rsidR="003D0424">
          <w:rPr>
            <w:lang w:val="en-GB"/>
          </w:rPr>
          <w:t>manoeuvre</w:t>
        </w:r>
      </w:ins>
      <w:del w:id="105" w:author="Editor" w:date="2021-07-20T07:39:37Z">
        <w:r w:rsidRPr="00027F51" w:rsidR="003D0424">
          <w:rPr>
            <w:lang w:val="en-GB"/>
          </w:rPr>
          <w:delText>maneuver</w:delText>
        </w:r>
      </w:del>
      <w:r w:rsidRPr="00027F51" w:rsidR="003D0424">
        <w:rPr>
          <w:lang w:val="en-GB"/>
        </w:rPr>
        <w:t xml:space="preserve"> and belongs to tactical conflict resolution, and the latter will be triggered to prevent collision between </w:t>
      </w:r>
      <w:del w:id="106" w:author="Editor 2" w:date="2021-07-20T07:39:17Z">
        <w:r w:rsidRPr="00027F51" w:rsidR="003D0424">
          <w:rPr>
            <w:lang w:val="en-GB"/>
          </w:rPr>
          <w:delText>aircrafts</w:delText>
        </w:r>
      </w:del>
      <w:ins w:id="10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aircraft</w:t>
        </w:r>
      </w:ins>
      <w:r w:rsidRPr="00027F51" w:rsidR="003D0424">
        <w:rPr>
          <w:lang w:val="en-GB"/>
        </w:rPr>
        <w:t xml:space="preserve"> after the former fails, </w:t>
      </w:r>
      <w:del w:id="108" w:author="Editor 2" w:date="2021-07-20T07:39:17Z">
        <w:r w:rsidRPr="00027F51" w:rsidR="003D0424">
          <w:rPr>
            <w:lang w:val="en-GB"/>
          </w:rPr>
          <w:delText>makes</w:delText>
        </w:r>
      </w:del>
      <w:ins w:id="10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make</w:t>
        </w:r>
      </w:ins>
      <w:r w:rsidRPr="00027F51" w:rsidR="003D0424">
        <w:rPr>
          <w:lang w:val="en-GB"/>
        </w:rPr>
        <w:t xml:space="preserve"> mistakes or </w:t>
      </w:r>
      <w:del w:id="110" w:author="Editor 2" w:date="2021-07-20T07:39:17Z">
        <w:r w:rsidRPr="00027F51" w:rsidR="003D0424">
          <w:rPr>
            <w:lang w:val="en-GB"/>
          </w:rPr>
          <w:delText>is</w:delText>
        </w:r>
      </w:del>
      <w:ins w:id="11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be</w:t>
        </w:r>
      </w:ins>
      <w:r w:rsidRPr="00027F51" w:rsidR="003D0424">
        <w:rPr>
          <w:lang w:val="en-GB"/>
        </w:rPr>
        <w:t xml:space="preserve"> affected by uncertain factors, i.e., loss of separation.</w:t>
      </w:r>
      <w:r w:rsidRPr="00027F51" w:rsidR="001A3BAD">
        <w:rPr>
          <w:rFonts w:hint="eastAsia"/>
          <w:lang w:val="en-GB"/>
        </w:rPr>
        <w:t xml:space="preserve"> </w:t>
      </w:r>
      <w:r w:rsidRPr="00027F51" w:rsidR="00AD5012">
        <w:rPr>
          <w:lang w:val="en-GB"/>
        </w:rPr>
        <w:t xml:space="preserve">However, the lack of global coordination for the surrounding traffic is a key shortcoming for the distributed methods. For manned aviation, the security of its policy has not </w:t>
      </w:r>
      <w:ins w:id="1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yet </w:t>
        </w:r>
      </w:ins>
      <w:r w:rsidRPr="00027F51" w:rsidR="00AD5012">
        <w:rPr>
          <w:lang w:val="en-GB"/>
        </w:rPr>
        <w:t>been effectively verified</w:t>
      </w:r>
      <w:del w:id="113" w:author="Editor 2" w:date="2021-07-20T07:39:17Z">
        <w:r w:rsidRPr="00027F51" w:rsidR="00AD5012">
          <w:rPr>
            <w:lang w:val="en-GB"/>
          </w:rPr>
          <w:delText xml:space="preserve"> yet</w:delText>
        </w:r>
      </w:del>
      <w:r w:rsidRPr="00027F51" w:rsidR="00AD5012">
        <w:rPr>
          <w:lang w:val="en-GB"/>
        </w:rPr>
        <w:t xml:space="preserve"> </w:t>
      </w:r>
      <w:r w:rsidRPr="00027F51" w:rsidR="009003F6">
        <w:fldChar w:fldCharType="begin" w:fldLock="1"/>
      </w:r>
      <w:r w:rsidRPr="00027F51" w:rsidR="009003F6">
        <w:rPr>
          <w:lang w:val="en-GB"/>
        </w:rPr>
        <w:instrText>ADDIN CSL_CITATION {"citationItems":[{"id":"ITEM-1","itemData":{"author":[{"dropping-particle":"","family":"Jenie","given":"Yazdi I","non-dropping-particle":"","parse-names":false,"suffix":""},{"dropping-particle":"","family":"Kampen","given":"Erik-Jan","non-dropping-particle":"Van","parse-names":false,"suffix":""},{"dropping-particle":"","family":"Ellerbroek","given":"Joost","non-dropping-particle":"","parse-names":false,"suffix":""},{"dropping-particle":"","family":"Hoekstra","given":"Jacco M","non-dropping-particle":"","parse-names":false,"suffix":""}],"container-title":"IEEE Transactions on Intelligent Transportation Systems","id":"ITEM-1","issue":"3","issued":{"date-parts":[["2016"]]},"page":"558-567","publisher":"IEEE","title":"Taxonomy of conflict detection and resolution approaches for unmanned aerial vehicle in an integrated airspace","type":"article-journal","volume":"18"},"uris":["http://www.mendeley.com/documents/?uuid=d937194c-ae59-494f-875f-1c473f534027"]}],"mendeley":{"formattedCitation":"[14]","plainTextFormattedCitation":"[14]","previouslyFormattedCitation":"[14]"},"properties":{"noteIndex":0},"schema":"https://github.com/citation-style-language/schema/raw/master/csl-citation.json"}</w:instrText>
      </w:r>
      <w:r w:rsidRPr="00027F51" w:rsidR="009003F6">
        <w:fldChar w:fldCharType="separate"/>
      </w:r>
      <w:r w:rsidRPr="00027F51" w:rsidR="009003F6">
        <w:rPr>
          <w:noProof/>
          <w:lang w:val="en-GB"/>
        </w:rPr>
        <w:t>[14]</w:t>
      </w:r>
      <w:r w:rsidRPr="00027F51" w:rsidR="009003F6">
        <w:fldChar w:fldCharType="end"/>
      </w:r>
      <w:r w:rsidRPr="00027F51" w:rsidR="00F61289">
        <w:rPr>
          <w:lang w:val="en-GB"/>
        </w:rPr>
        <w:t xml:space="preserve">, and it </w:t>
      </w:r>
      <w:del w:id="114" w:author="Editor 2" w:date="2021-07-20T07:39:17Z">
        <w:r w:rsidRPr="00027F51" w:rsidR="00F61289">
          <w:rPr>
            <w:lang w:val="en-GB"/>
          </w:rPr>
          <w:delText>is possible to be overcame by the</w:delText>
        </w:r>
      </w:del>
      <w:ins w:id="11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can be overcome by</w:t>
        </w:r>
      </w:ins>
      <w:r w:rsidRPr="00027F51" w:rsidR="00F61289">
        <w:rPr>
          <w:lang w:val="en-GB"/>
        </w:rPr>
        <w:t xml:space="preserve"> deep study on fully automated air traffic control systems</w:t>
      </w:r>
      <w:r w:rsidRPr="00027F51" w:rsidR="00AD5012">
        <w:rPr>
          <w:rFonts w:hint="eastAsia"/>
          <w:lang w:val="en-GB"/>
        </w:rPr>
        <w:t>.</w:t>
      </w:r>
      <w:r w:rsidRPr="00027F51" w:rsidR="00257967">
        <w:rPr>
          <w:lang w:val="en-GB"/>
        </w:rPr>
        <w:t xml:space="preserve"> In the centralized methods, the resolution solution is calculated and formulated by a centralized role </w:t>
      </w:r>
      <w:r w:rsidRPr="00027F51" w:rsidR="00257967">
        <w:fldChar w:fldCharType="begin" w:fldLock="1"/>
      </w:r>
      <w:r w:rsidRPr="00027F51" w:rsidR="00257967">
        <w:rPr>
          <w:lang w:val="en-GB"/>
        </w:rPr>
        <w:instrText>ADDIN CSL_CITATION {"citationItems":[{"id":"ITEM-1","itemData":{"DOI":"10.1016/j.ast.2015.12.024","author":[{"dropping-particle":"","family":"Tang","given":"Xinmin","non-dropping-particle":"","parse-names":false,"suffix":""},{"dropping-particle":"","family":"Chen","given":"Ping","non-dropping-particle":"","parse-names":false,"suffix":""},{"dropping-particle":"","family":"Li","given":"Bo","non-dropping-particle":"","parse-names":false,"suffix":""}],"container-title":"Aerospace Science and Technology","id":"ITEM-1","issued":{"date-parts":[["2015","12","1"]]},"title":"Optimal air route flight conflict resolution based on receding horizon control","type":"article-journal","volume":"50"},"uris":["http://www.mendeley.com/documents/?uuid=f129dfaf-a20a-4932-8e27-59b3f43dbad3"]}],"mendeley":{"formattedCitation":"[15]","plainTextFormattedCitation":"[15]","previouslyFormattedCitation":"[15]"},"properties":{"noteIndex":0},"schema":"https://github.com/citation-style-language/schema/raw/master/csl-citation.json"}</w:instrText>
      </w:r>
      <w:r w:rsidRPr="00027F51" w:rsidR="00257967">
        <w:fldChar w:fldCharType="separate"/>
      </w:r>
      <w:r w:rsidRPr="00027F51" w:rsidR="00257967">
        <w:rPr>
          <w:noProof/>
          <w:lang w:val="en-GB"/>
        </w:rPr>
        <w:t>[15]</w:t>
      </w:r>
      <w:r w:rsidRPr="00027F51" w:rsidR="00257967">
        <w:fldChar w:fldCharType="end"/>
      </w:r>
      <w:r w:rsidRPr="00027F51" w:rsidR="00257967">
        <w:rPr>
          <w:lang w:val="en-GB"/>
        </w:rPr>
        <w:t xml:space="preserve">, and each conflict aircraft follows the corresponding path in the solution, which can eliminate the contradiction between the policies of aircraft and reduce the uncertainty, such that provide a global optimal solution for complex </w:t>
      </w:r>
      <w:del w:id="116" w:author="Editor 2" w:date="2021-07-20T07:39:17Z">
        <w:r w:rsidRPr="00027F51" w:rsidR="00257967">
          <w:rPr>
            <w:lang w:val="en-GB"/>
          </w:rPr>
          <w:delText>multi-actor</w:delText>
        </w:r>
      </w:del>
      <w:ins w:id="11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027F51" w:rsidR="00257967">
        <w:rPr>
          <w:lang w:val="en-GB"/>
        </w:rPr>
        <w:t xml:space="preserve"> conflict </w:t>
      </w:r>
      <w:r w:rsidRPr="00027F51" w:rsidR="00257967">
        <w:fldChar w:fldCharType="begin" w:fldLock="1"/>
      </w:r>
      <w:r w:rsidRPr="00027F51" w:rsidR="00257967">
        <w:rPr>
          <w:lang w:val="en-GB"/>
        </w:rPr>
        <w:instrText>ADDIN CSL_CITATION {"citationItems":[{"id":"ITEM-1","itemData":{"author":[{"dropping-particle":"","family":"Zhao","given":"Peng","non-dropping-particle":"","parse-names":false,"suffix":""},{"dropping-particle":"","family":"Liu","given":"Yongming","non-dropping-particle":"","parse-names":false,"suffix":""}],"container-title":"IEEE Transactions on Intelligent Transportation Systems","id":"ITEM-1","issued":{"date-parts":[["2021"]]},"publisher":"IEEE","title":"Physics Informed Deep Reinforcement Learning for Aircraft Conflict Resolution","type":"article-journal"},"uris":["http://www.mendeley.com/documents/?uuid=1138e219-7543-48fc-8e03-1c41f2c94765"]}],"mendeley":{"formattedCitation":"[16]","plainTextFormattedCitation":"[16]","previouslyFormattedCitation":"[16]"},"properties":{"noteIndex":0},"schema":"https://github.com/citation-style-language/schema/raw/master/csl-citation.json"}</w:instrText>
      </w:r>
      <w:r w:rsidRPr="00027F51" w:rsidR="00257967">
        <w:fldChar w:fldCharType="separate"/>
      </w:r>
      <w:r w:rsidRPr="00027F51" w:rsidR="00257967">
        <w:rPr>
          <w:noProof/>
          <w:lang w:val="en-GB"/>
        </w:rPr>
        <w:t>[16]</w:t>
      </w:r>
      <w:r w:rsidRPr="00027F51" w:rsidR="00257967">
        <w:fldChar w:fldCharType="end"/>
      </w:r>
      <w:r w:rsidRPr="00027F51" w:rsidR="00B93D1B">
        <w:rPr>
          <w:lang w:val="en-GB"/>
        </w:rPr>
        <w:t>.</w:t>
      </w:r>
    </w:p>
    <w:p w:rsidR="00507646" w:rsidRPr="00E70DDD" w:rsidP="004F5E4A" w14:paraId="64E6B37A" w14:textId="69C49D39">
      <w:pPr>
        <w:ind w:firstLine="360"/>
      </w:pPr>
      <w:r w:rsidRPr="00E70DDD" w:rsidR="002F06EE">
        <w:rPr>
          <w:lang w:val="en-GB"/>
        </w:rPr>
        <w:t xml:space="preserve">Previous centralized MACR methods can be classified into precise algorithms and heuristic algorithms according to whether they can find the global optimal solution. </w:t>
      </w:r>
      <w:del w:id="118" w:author="Editor 2" w:date="2021-07-20T07:39:17Z">
        <w:r w:rsidRPr="00E70DDD" w:rsidR="002F06EE">
          <w:rPr>
            <w:lang w:val="en-GB"/>
          </w:rPr>
          <w:delText>The precise</w:delText>
        </w:r>
      </w:del>
      <w:ins w:id="11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Precise</w:t>
        </w:r>
      </w:ins>
      <w:r w:rsidRPr="00E70DDD" w:rsidR="002F06EE">
        <w:rPr>
          <w:lang w:val="en-GB"/>
        </w:rPr>
        <w:t xml:space="preserve"> algorithms, such as mixed integer programming (MIP) </w:t>
      </w:r>
      <w:r w:rsidRPr="00E70DDD" w:rsidR="002F06EE">
        <w:fldChar w:fldCharType="begin" w:fldLock="1"/>
      </w:r>
      <w:r w:rsidRPr="00E70DDD" w:rsidR="002F06EE">
        <w:rPr>
          <w:lang w:val="en-GB"/>
        </w:rPr>
        <w:instrText>ADDIN CSL_CITATION {"citationItems":[{"id":"ITEM-1","itemData":{"DOI":"10.1109/6979.994791","author":[{"dropping-particle":"","family":"Pallottino","given":"Lucia","non-dropping-particle":"","parse-names":false,"suffix":""},{"dropping-particle":"","family":"Feron","given":"Eric","non-dropping-particle":"","parse-names":false,"suffix":""},{"dropping-particle":"","family":"Bicchi","given":"Antonio","non-dropping-particle":"","parse-names":false,"suffix":""}],"container-title":"Intelligent Transportation Systems, IEEE Transactions on","id":"ITEM-1","issued":{"date-parts":[["2002","4","1"]]},"page":"3-11","title":"Conflict Resolution Problems for Air Traffic Management Systems Solved with Mixed Integer Programming","type":"article-journal","volume":"3"},"uris":["http://www.mendeley.com/documents/?uuid=299ce2ac-f4f7-4f5e-8ae2-3e8a90ca995d"]}],"mendeley":{"formattedCitation":"[17]","plainTextFormattedCitation":"[17]","previouslyFormattedCitation":"[17]"},"properties":{"noteIndex":0},"schema":"https://github.com/citation-style-language/schema/raw/master/csl-citation.json"}</w:instrText>
      </w:r>
      <w:r w:rsidRPr="00E70DDD" w:rsidR="002F06EE">
        <w:fldChar w:fldCharType="separate"/>
      </w:r>
      <w:r w:rsidRPr="00E70DDD" w:rsidR="002F06EE">
        <w:rPr>
          <w:noProof/>
          <w:lang w:val="en-GB"/>
        </w:rPr>
        <w:t>[17]</w:t>
      </w:r>
      <w:r w:rsidRPr="00E70DDD" w:rsidR="002F06EE">
        <w:fldChar w:fldCharType="end"/>
      </w:r>
      <w:r w:rsidRPr="00E70DDD" w:rsidR="002F06EE">
        <w:fldChar w:fldCharType="begin" w:fldLock="1"/>
      </w:r>
      <w:r w:rsidRPr="00E70DDD" w:rsidR="002F06EE">
        <w:rPr>
          <w:lang w:val="en-GB"/>
        </w:rPr>
        <w:instrText xml:space="preserve">ADDIN CSL_CITATION {"citationItems":[{"id":"ITEM-1","itemData":{"DOI":"10.1016/j.cor.2014.12.012","author":[{"dropping-particle":"","family":"Omer","given":"Jérémy","non-dropping-particle":"","parse-names":false,"suffix":""}],"container-title":"Computers &amp; Operations Research","id":"ITEM-1","issued":{"date-parts":[["2015","6","30"]]},"title":"A space-discretized mixed-integer linear model for air-conflict resolution with speed and heading </w:instrText>
      </w:r>
      <w:r w:rsidRPr="00E70DDD" w:rsidR="002F06EE">
        <w:rPr>
          <w:lang w:val="en-GB"/>
        </w:rPr>
        <w:instrText>maneuvers</w:instrText>
      </w:r>
      <w:r w:rsidRPr="00E70DDD" w:rsidR="002F06EE">
        <w:rPr>
          <w:lang w:val="en-GB"/>
        </w:rPr>
        <w:instrText>","type":"article-journal","volume":"58"},"uris":["http://www.mendeley.com/documents/?uuid=cf284e46-4458-488e-bb89-ab89163f9def"]}],"mendeley":{"formattedCitation":"[18]","plainTextFormattedCitation":"[18]","previouslyFormattedCitation":"[18]"},"properties":{"noteIndex":0},"schema":"https://github.com/citation-style-language/schema/raw/master/csl-citation.json"}</w:instrText>
      </w:r>
      <w:r w:rsidRPr="00E70DDD" w:rsidR="002F06EE">
        <w:fldChar w:fldCharType="separate"/>
      </w:r>
      <w:r w:rsidRPr="00E70DDD" w:rsidR="002F06EE">
        <w:rPr>
          <w:noProof/>
          <w:lang w:val="en-GB"/>
        </w:rPr>
        <w:t>[18]</w:t>
      </w:r>
      <w:r w:rsidRPr="00E70DDD" w:rsidR="002F06EE">
        <w:fldChar w:fldCharType="end"/>
      </w:r>
      <w:r w:rsidRPr="00E70DDD" w:rsidR="002F06EE">
        <w:fldChar w:fldCharType="begin" w:fldLock="1"/>
      </w:r>
      <w:r w:rsidRPr="00E70DDD" w:rsidR="002F06EE">
        <w:rPr>
          <w:lang w:val="en-GB"/>
        </w:rPr>
        <w:instrText xml:space="preserve">ADDIN CSL_CITATION {"citationItems":[{"id":"ITEM-1","itemData":{"DOI":"10.1287/trsc.2014.0557","ISSN":"1526-5447","abstract":"The aircraft conflict detection and resolution problem in air traffic management consists of deciding the best strategy for an arbitrary aircraft configuration such that all conflicts in the airspace are avoided. A conflict situation occurs if two or more aircraft do not maintain the minimum safety distance during their flight plans. A two-step approach is presented. The first step consists of a nonconvex mixed integer nonlinear </w:instrText>
      </w:r>
      <w:r w:rsidRPr="00E70DDD" w:rsidR="002F06EE">
        <w:rPr>
          <w:lang w:val="en-GB"/>
        </w:rPr>
        <w:instrText>optimization</w:instrText>
      </w:r>
      <w:r w:rsidRPr="00E70DDD" w:rsidR="002F06EE">
        <w:rPr>
          <w:lang w:val="en-GB"/>
        </w:rPr>
        <w:instrText xml:space="preserve"> MINLO model based on geometric constructions. The objective is to minimize the weighted aircraft angle variations to obtain the new flight configuration. The second step consists of a set of unconstrained quadratic </w:instrText>
      </w:r>
      <w:r w:rsidRPr="00E70DDD" w:rsidR="002F06EE">
        <w:rPr>
          <w:lang w:val="en-GB"/>
        </w:rPr>
        <w:instrText>optimization</w:instrText>
      </w:r>
      <w:r w:rsidRPr="00E70DDD" w:rsidR="002F06EE">
        <w:rPr>
          <w:lang w:val="en-GB"/>
        </w:rPr>
        <w:instrText xml:space="preserve"> models where aircraft are forced to return to their original flight plan as soon as possible once there is no aircraft in conflict with any other. The main results of extensive computation are reported by comparing the performance of state-of-the-art nonconvex MINLO solvers and an approximation by discretizing the possible angles of motion for solving a sequence of integer linear </w:instrText>
      </w:r>
      <w:r w:rsidRPr="00E70DDD" w:rsidR="002F06EE">
        <w:rPr>
          <w:lang w:val="en-GB"/>
        </w:rPr>
        <w:instrText>optimization</w:instrText>
      </w:r>
      <w:r w:rsidRPr="00E70DDD" w:rsidR="002F06EE">
        <w:rPr>
          <w:lang w:val="en-GB"/>
        </w:rPr>
        <w:instrText xml:space="preserve"> SILO models in an iterative way. Minotaur, one of the nonconvex MINLO solvers experimented with, gives better solutions but requires more computation time than the SILO approach, which requires only a short time to obtain a good, feasible solution. Its value in the objective function has a reasonable goodness gap compared with the Minotaur solution. Given the need to solve the problem in almost real time, the approximate SILO approach is </w:instrText>
      </w:r>
      <w:r w:rsidRPr="00E70DDD" w:rsidR="002F06EE">
        <w:rPr>
          <w:lang w:val="en-GB"/>
        </w:rPr>
        <w:instrText>favor</w:instrText>
      </w:r>
      <w:r w:rsidRPr="00E70DDD" w:rsidR="002F06EE">
        <w:rPr>
          <w:lang w:val="en-GB"/>
        </w:rPr>
        <w:instrText>ed because of its short computation time and solution quality for the testbeds used in the experiment, which include both small-and real-sized instances. However, Minotaur is useful in this particular case for simulation purposes and for calibrating the SILO approach.","author":[{"dropping-particle":"","family":"Alonso-Ayuso","given":"Antonio","non-dropping-particle":"","parse-names":false,"suffix":""},{"dropping-particle":"","family":"Escudero","given":"Laureano F","non-dropping-particle":"","parse-names":false,"suffix":""},{"dropping-particle":"","family":"Mart\\'\\in-Campo","given":"F Javier","non-dropping-particle":"","parse-names":false,"suffix":""}],"container-title":"Transportation Science","id":"ITEM-1","issue":"1","issued":{"date-parts":[["2016"]]},"page":"263–274","publisher":"INFORMS","publisher-place":"Linthicum, MD, USA","title":"Exact and Approximate Solving of the Aircraft Collision Resolution Problem via Turn Changes","type":"article-journal","volume":"50"},"uris":["http://www.mendeley.com/documents/?uuid=f6ead310-8865-44ab-a076-ba40adb54ea8"]}],"mendeley":{"formattedCitation":"[19]","plainTextFormattedCitation":"[19]","previouslyFormattedCitation":"[19]"},"properties":{"noteIndex":0},"schema":"https://github.com/citation-style-language/schema/raw/master/csl-citation.json"}</w:instrText>
      </w:r>
      <w:r w:rsidRPr="00E70DDD" w:rsidR="002F06EE">
        <w:fldChar w:fldCharType="separate"/>
      </w:r>
      <w:r w:rsidRPr="00E70DDD" w:rsidR="002F06EE">
        <w:rPr>
          <w:noProof/>
          <w:lang w:val="en-GB"/>
        </w:rPr>
        <w:t>[19]</w:t>
      </w:r>
      <w:r w:rsidRPr="00E70DDD" w:rsidR="002F06EE">
        <w:fldChar w:fldCharType="end"/>
      </w:r>
      <w:r w:rsidRPr="00E70DDD" w:rsidR="002F06EE">
        <w:fldChar w:fldCharType="begin" w:fldLock="1"/>
      </w:r>
      <w:r w:rsidRPr="00E70DDD" w:rsidR="002F06EE">
        <w:rPr>
          <w:lang w:val="en-GB"/>
        </w:rPr>
        <w:instrText>ADDIN CSL_CITATION {"citationItems":[{"id":"ITEM-1","itemData":{"DOI":"10.1016/j.ejor.2016.12.010","author":[{"dropping-particle":"","family":"Cafieri","given":"Sonia","non-dropping-particle":"","parse-names":false,"suffix":""},{"dropping-particle":"","family":"Omheni","given":"Riadh","non-dropping-particle":"","parse-names":false,"suffix":""}],"container-title":"European Journal of Operational Research","id":"ITEM-1","issued":{"date-parts":[["2016","12","1"]]},"title":"Mixed-Integer Nonlinear Programming for Aircraft Conflict Avoidance by Sequentially Applying Velocity and Heading Angle Changes","type":"article-journal","volume":"260"},"uris":["http://www.mendeley.com/documents/?uuid=2d06fe6b-2bbc-4ba7-b6ea-bb363e8426bf"]}],"mendeley":{"formattedCitation":"[20]","plainTextFormattedCitation":"[20]","previouslyFormattedCitation":"[20]"},"properties":{"noteIndex":0},"schema":"https://github.com/citation-style-language/schema/raw/master/csl-citation.json"}</w:instrText>
      </w:r>
      <w:r w:rsidRPr="00E70DDD" w:rsidR="002F06EE">
        <w:fldChar w:fldCharType="separate"/>
      </w:r>
      <w:r w:rsidRPr="00E70DDD" w:rsidR="002F06EE">
        <w:rPr>
          <w:noProof/>
          <w:lang w:val="en-GB"/>
        </w:rPr>
        <w:t>[20]</w:t>
      </w:r>
      <w:r w:rsidRPr="00E70DDD" w:rsidR="002F06EE">
        <w:fldChar w:fldCharType="end"/>
      </w:r>
      <w:r w:rsidRPr="00E70DDD">
        <w:rPr>
          <w:lang w:val="en-GB"/>
        </w:rPr>
        <w:t xml:space="preserve">, </w:t>
      </w:r>
      <w:ins w:id="12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E70DDD">
        <w:rPr>
          <w:lang w:val="en-GB"/>
        </w:rPr>
        <w:t xml:space="preserve">stochastic optimal control method </w:t>
      </w:r>
      <w:r w:rsidRPr="00E70DDD" w:rsidR="002F06EE">
        <w:fldChar w:fldCharType="begin" w:fldLock="1"/>
      </w:r>
      <w:r w:rsidRPr="00E70DDD" w:rsidR="002F06EE">
        <w:rPr>
          <w:lang w:val="en-GB"/>
        </w:rPr>
        <w:instrText>ADDIN CSL_CITATION {"citationItems":[{"id":"ITEM-1","itemData":{"DOI":"10.1016/j.ast.2015.02.018","author":[{"dropping-particle":"","family":"Matsuno","given":"Yoshinori","non-dropping-particle":"","parse-names":false,"suffix":""},{"dropping-particle":"","family":"Tsuchiya","given":"Takeshi","non-dropping-particle":"","parse-names":false,"suffix":""},{"dropping-particle":"","family":"Wei","given":"Jian","non-dropping-particle":"","parse-names":false,"suffix":""},{"dropping-particle":"","family":"Hwang","given":"Inseok","non-dropping-particle":"","parse-names":false,"suffix":""},{"dropping-particle":"","family":"Matayoshi","given":"Naoki","non-dropping-particle":"","parse-names":false,"suffix":""}],"container-title":"Aerospace Science and Technology","id":"ITEM-1","issued":{"date-parts":[["2015","6","30"]]},"title":"Stochastic optimal control for aircraft conflict resolution under wind uncertainty","type":"article-journal","volume":"43"},"uris":["http://www.mendeley.com/documents/?uuid=b55d1098-14ce-470a-9d5f-68bfd127b547"]}],"mendeley":{"formattedCitation":"[21]","plainTextFormattedCitation":"[21]","previouslyFormattedCitation":"[21]"},"properties":{"noteIndex":0},"schema":"https://github.com/citation-style-language/schema/raw/master/csl-citation.json"}</w:instrText>
      </w:r>
      <w:r w:rsidRPr="00E70DDD" w:rsidR="002F06EE">
        <w:fldChar w:fldCharType="separate"/>
      </w:r>
      <w:r w:rsidRPr="00E70DDD" w:rsidR="002F06EE">
        <w:rPr>
          <w:noProof/>
          <w:lang w:val="en-GB"/>
        </w:rPr>
        <w:t>[21]</w:t>
      </w:r>
      <w:r w:rsidRPr="00E70DDD" w:rsidR="002F06EE">
        <w:fldChar w:fldCharType="end"/>
      </w:r>
      <w:r w:rsidRPr="00E70DDD" w:rsidR="002F06EE">
        <w:rPr>
          <w:lang w:val="en-GB"/>
        </w:rPr>
        <w:t xml:space="preserve">, </w:t>
      </w:r>
      <w:ins w:id="12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and the </w:t>
        </w:r>
      </w:ins>
      <w:r w:rsidRPr="00E70DDD" w:rsidR="002F06EE">
        <w:rPr>
          <w:lang w:val="en-GB"/>
        </w:rPr>
        <w:t xml:space="preserve">dynamic programming method </w:t>
      </w:r>
      <w:r w:rsidRPr="00E70DDD" w:rsidR="002F06EE">
        <w:fldChar w:fldCharType="begin" w:fldLock="1"/>
      </w:r>
      <w:r w:rsidRPr="00E70DDD" w:rsidR="002F06EE">
        <w:rPr>
          <w:lang w:val="en-GB"/>
        </w:rPr>
        <w:instrText xml:space="preserve">ADDIN CSL_CITATION {"citationItems":[{"id":"ITEM-1","itemData":{"DOI":"10.1145/3274895.3274947","ISBN":"9781450358897","abstract":"At the present time, there is no mechanism for Air Navigation Service Providers (ANSPs) to probe new flight plans filed by the Airlines Operation Centers (AOCs) against the existing approved flight plans to see if they are likely to cause conflicts or bring sector traffic densities beyond control. In the current Air Traffic Control (ATC) operations, aircraft conflicts and sector traffic densities are resolved tactically, increasing workload and leading to potential safety risks and loss of capacity and efficiency.We propose a novel Prescriptive Analytics System to address a long-range aircraft conflict detection and resolution (CDR) problem. Given a set of predicted trajectories, the system declares a conflict when a protected zone of an aircraft on its trajectory is infringed upon by another aircraft. The system resolves the conflict by prescribing an alternative solution that is optimized by perturbing at least one of the trajectories involved in the conflict. To achieve this, the system learns from descriptive patterns of historical trajectories and pertinent weather observations and builds a Hidden Markov Model (HMM). Using a variant of the Viterbi algorithm, the system avoids the airspace volume in which the conflict is detected and generates a new optimal trajectory that is conflict-free. The key concept upon which the system is built is the assumption that airspace is nothing more than horizontally and vertically concatenated set of </w:instrText>
      </w:r>
      <w:r w:rsidRPr="00E70DDD" w:rsidR="002F06EE">
        <w:rPr>
          <w:lang w:val="en-GB"/>
        </w:rPr>
        <w:instrText>spatio-temporal</w:instrText>
      </w:r>
      <w:r w:rsidRPr="00E70DDD" w:rsidR="002F06EE">
        <w:rPr>
          <w:lang w:val="en-GB"/>
        </w:rPr>
        <w:instrText xml:space="preserve"> data cubes where each cube is considered as an atomic unit. We evaluate our system using real trajectory datasets with pertinent weather observations from two continents and demonstrate its effectiveness for strategic CDR.","author":[{"dropping-particle":"","family":"Ayhan","given":"Samet","non-dropping-particle":"","parse-names":false,"suffix":""},{"dropping-particle":"","family":"Costas","given":"Pablo","non-dropping-particle":"","parse-names":false,"suffix":""},{"dropping-particle":"","family":"Samet","given":"Hanan","non-dropping-particle":"","parse-names":false,"suffix":""}],"collection-title":"SIGSPATIAL '18","container-title":"Proceedings of the 26th ACM SIGSPATIAL International Conference on Advances in Geographic Information Systems","id":"ITEM-1","issued":{"date-parts":[["2018"]]},"page":"239–248","publisher":"Association for Computing Machinery","publisher-place":"New York, NY, USA","title":"Prescriptive Analytics System for Long-Range Aircraft Conflict Detection and Resolution","type":"paper-conference"},"uris":["http://www.mendeley.com/documents/?uuid=56161215-cd3e-4fb2-b8b5-04a96f0</w:instrText>
      </w:r>
      <w:r w:rsidRPr="00E70DDD" w:rsidR="002F06EE">
        <w:rPr>
          <w:lang w:val="en-GB"/>
        </w:rPr>
        <w:instrText>7cc</w:instrText>
      </w:r>
      <w:r w:rsidRPr="00E70DDD" w:rsidR="002F06EE">
        <w:rPr>
          <w:lang w:val="en-GB"/>
        </w:rPr>
        <w:instrText>75"]}],"mendeley":{"formattedCitation":"[22]","plainTextFormattedCitation":"[22]","previouslyFormattedCitation":"[22]"},"properties":{"noteIndex":0},"schema":"https://github.com/citation-style-language/schema/raw/master/csl-citation.json"}</w:instrText>
      </w:r>
      <w:r w:rsidRPr="00E70DDD" w:rsidR="002F06EE">
        <w:fldChar w:fldCharType="separate"/>
      </w:r>
      <w:r w:rsidRPr="00E70DDD" w:rsidR="002F06EE">
        <w:rPr>
          <w:noProof/>
          <w:lang w:val="en-GB"/>
        </w:rPr>
        <w:t>[22]</w:t>
      </w:r>
      <w:r w:rsidRPr="00E70DDD" w:rsidR="002F06EE">
        <w:fldChar w:fldCharType="end"/>
      </w:r>
      <w:r w:rsidRPr="00E70DDD" w:rsidR="002F06EE">
        <w:fldChar w:fldCharType="begin" w:fldLock="1"/>
      </w:r>
      <w:r w:rsidRPr="00E70DDD" w:rsidR="002F06EE">
        <w:rPr>
          <w:lang w:val="en-GB"/>
        </w:rPr>
        <w:instrText>ADDIN CSL_CITATION {"citationItems":[{"id":"ITEM-1","itemData":{"DOI":"10.1007/978-981-15-0187-6_56","ISBN":"978-981-15-0186-9","author":[{"dropping-particle":"","family":"Yi","given":"Yang","non-dropping-particle":"","parse-names":false,"suffix":""},{"dropping-particle":"","family":"Tong","given":"Ming","non-dropping-particle":"","parse-names":false,"suffix":""},{"dropping-particle":"","family":"LiuXi","given":"","non-dropping-particle":"","parse-names":false,"suffix":""}],"id":"ITEM-1","issued":{"date-parts":[["2020","1","1"]]},"page":"467-479","title":"Flight Conflict Detection and Resolution Based on Digital Grid","type":"chapter"},"uris":["http://www.mendeley.com/documents/?uuid=b5b086db-272c-44fa-bd16-0eb20f16e0e0"]}],"mendeley":{"formattedCitation":"[23]","plainTextFormattedCitation":"[23]","previouslyFormattedCitation":"[23]"},"properties":{"noteIndex":0},"schema":"https://github.com/citation-style-language/schema/raw/master/csl-citation.json"}</w:instrText>
      </w:r>
      <w:r w:rsidRPr="00E70DDD" w:rsidR="002F06EE">
        <w:fldChar w:fldCharType="separate"/>
      </w:r>
      <w:r w:rsidRPr="00E70DDD" w:rsidR="002F06EE">
        <w:rPr>
          <w:noProof/>
          <w:lang w:val="en-GB"/>
        </w:rPr>
        <w:t>[23]</w:t>
      </w:r>
      <w:r w:rsidRPr="00E70DDD" w:rsidR="002F06EE">
        <w:fldChar w:fldCharType="end"/>
      </w:r>
      <w:del w:id="122" w:author="Editor 2" w:date="2021-07-20T07:39:17Z">
        <w:r w:rsidRPr="00E70DDD" w:rsidR="002F06EE">
          <w:rPr>
            <w:lang w:val="en-GB"/>
          </w:rPr>
          <w:delText xml:space="preserve"> and so on</w:delText>
        </w:r>
      </w:del>
      <w:r w:rsidRPr="00E70DDD" w:rsidR="002F06EE">
        <w:rPr>
          <w:lang w:val="en-GB"/>
        </w:rPr>
        <w:t xml:space="preserve">, are common to find the global optimal solution. However, due to the high computing time </w:t>
      </w:r>
      <w:r w:rsidRPr="00E70DDD" w:rsidR="002F06EE">
        <w:fldChar w:fldCharType="begin" w:fldLock="1"/>
      </w:r>
      <w:r w:rsidRPr="00E70DDD" w:rsidR="002F06EE">
        <w:rPr>
          <w:lang w:val="en-GB"/>
        </w:rPr>
        <w:instrText xml:space="preserve">ADDIN CSL_CITATION {"citationItems":[{"id":"ITEM-1","itemData":{"DOI":"10.2307/23254881","author":[{"dropping-particle":"","family":"Letchford","given":"Adam","non-dropping-particle":"","parse-names":false,"suffix":""}],"container-title":"Interfaces","id":"ITEM-1","issued":{"date-parts":[["2012","1","1"]]},"page":"324-325","title":"The Linear Ordering Problem: Exact and Heuristic Methods in Combinatorial </w:instrText>
      </w:r>
      <w:r w:rsidRPr="00E70DDD" w:rsidR="002F06EE">
        <w:rPr>
          <w:lang w:val="en-GB"/>
        </w:rPr>
        <w:instrText>Optimization</w:instrText>
      </w:r>
      <w:r w:rsidRPr="00E70DDD" w:rsidR="002F06EE">
        <w:rPr>
          <w:lang w:val="en-GB"/>
        </w:rPr>
        <w:instrText xml:space="preserve"> by Rafael Martí; Gerhard Reinelt","type":"article-journal","volume":"42"},"uris":["http://www.mendeley.com/documents/?uuid=e4af4fb1-8a66-40fd-b944-bd69e30b28ea"]}],"mendeley":{"formattedCitation":"[24]","plainTextFormattedCitation":"[24]","previouslyFormattedCitation":"[24]"},"properties":{"noteIndex":0},"schema":"https://github.com/citation-style-language/schema/raw/master/csl-citation.json"}</w:instrText>
      </w:r>
      <w:r w:rsidRPr="00E70DDD" w:rsidR="002F06EE">
        <w:fldChar w:fldCharType="separate"/>
      </w:r>
      <w:r w:rsidRPr="00E70DDD" w:rsidR="002F06EE">
        <w:rPr>
          <w:noProof/>
          <w:lang w:val="en-GB"/>
        </w:rPr>
        <w:t>[24]</w:t>
      </w:r>
      <w:r w:rsidRPr="00E70DDD" w:rsidR="002F06EE">
        <w:fldChar w:fldCharType="end"/>
      </w:r>
      <w:r w:rsidRPr="00E70DDD" w:rsidR="006225D8">
        <w:rPr>
          <w:lang w:val="en-GB"/>
        </w:rPr>
        <w:t xml:space="preserve">, it is usually used as the control group algorithm. </w:t>
      </w:r>
      <w:del w:id="123" w:author="Editor 2" w:date="2021-07-20T07:39:17Z">
        <w:r w:rsidRPr="00E70DDD" w:rsidR="006225D8">
          <w:rPr>
            <w:lang w:val="en-GB"/>
          </w:rPr>
          <w:delText xml:space="preserve">The heuristic </w:delText>
        </w:r>
      </w:del>
      <w:ins w:id="12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Heuristic </w:t>
        </w:r>
      </w:ins>
      <w:r w:rsidRPr="00E70DDD" w:rsidR="006225D8">
        <w:rPr>
          <w:lang w:val="en-GB"/>
        </w:rPr>
        <w:t xml:space="preserve">algorithms, such as </w:t>
      </w:r>
      <w:del w:id="125" w:author="Editor 2" w:date="2021-07-20T07:39:17Z">
        <w:r w:rsidRPr="00E70DDD" w:rsidR="006225D8">
          <w:rPr>
            <w:lang w:val="en-GB"/>
          </w:rPr>
          <w:delText>Variable Neighborhood Search</w:delText>
        </w:r>
      </w:del>
      <w:ins w:id="12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variable </w:t>
        </w:r>
      </w:ins>
      <w:ins w:id="127" w:author="Editor" w:date="2021-07-20T07:39:33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neighbour</w:t>
        </w:r>
      </w:ins>
      <w:ins w:id="128" w:author="Editor 2" w:date="2021-07-20T07:39:17Z">
        <w:del w:id="129" w:author="Editor" w:date="2021-07-20T07:39:33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delText>neighbor</w:delText>
          </w:r>
        </w:del>
      </w:ins>
      <w:ins w:id="13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hood search</w:t>
        </w:r>
      </w:ins>
      <w:r w:rsidRPr="00E70DDD" w:rsidR="006225D8">
        <w:rPr>
          <w:lang w:val="en-GB"/>
        </w:rPr>
        <w:t xml:space="preserve"> algorithm (VNS) </w:t>
      </w:r>
      <w:r w:rsidRPr="00E70DDD" w:rsidR="006225D8">
        <w:fldChar w:fldCharType="begin" w:fldLock="1"/>
      </w:r>
      <w:r w:rsidRPr="00E70DDD" w:rsidR="006225D8">
        <w:rPr>
          <w:lang w:val="en-GB"/>
        </w:rPr>
        <w:instrText xml:space="preserve">ADDIN CSL_CITATION {"citationItems":[{"id":"ITEM-1","itemData":{"DOI":"10.1007/s10898-014-0144-8","author":[{"dropping-particle":"","family":"Alonso-Ayuso","given":"Antonio","non-dropping-particle":"","parse-names":false,"suffix":""},{"dropping-particle":"","family":"Escudero","given":"Laureano","non-dropping-particle":"","parse-names":false,"suffix":""},{"dropping-particle":"","family":"Martín-Campo","given":"F Javier","non-dropping-particle":"","parse-names":false,"suffix":""},{"dropping-particle":"","family":"Mladenovic","given":"Nenad","non-dropping-particle":"","parse-names":false,"suffix":""}],"container-title":"Journal of Global </w:instrText>
      </w:r>
      <w:r w:rsidRPr="00E70DDD" w:rsidR="006225D8">
        <w:rPr>
          <w:lang w:val="en-GB"/>
        </w:rPr>
        <w:instrText>Optimization</w:instrText>
      </w:r>
      <w:r w:rsidRPr="00E70DDD" w:rsidR="006225D8">
        <w:rPr>
          <w:lang w:val="en-GB"/>
        </w:rPr>
        <w:instrText>","id":"ITEM-1","issued":{"date-parts":[["2015","11","1"]]},"page":"583-596","title":"A VNS metaheuristic for solving the aircraft conflict detection and resolution problem by performing turn changes","type":"article-journal","volume":"63"},"uris":["http://www.mendeley.com/documents/?uuid=6f107ad2-59dd-4ed1-bc1e-2a83c7c7668c"]}],"mendeley":{"formattedCitation":"[25]","plainTextFormattedCitation":"[25]","previouslyFormattedCitation":"[25]"},"properties":{"noteIndex":0},"schema":"https://github.com/citation-style-language/schema/raw/master/csl-citation.json"}</w:instrText>
      </w:r>
      <w:r w:rsidRPr="00E70DDD" w:rsidR="006225D8">
        <w:fldChar w:fldCharType="separate"/>
      </w:r>
      <w:r w:rsidRPr="00E70DDD" w:rsidR="006225D8">
        <w:rPr>
          <w:noProof/>
          <w:lang w:val="en-GB"/>
        </w:rPr>
        <w:t>[25]</w:t>
      </w:r>
      <w:r w:rsidRPr="00E70DDD" w:rsidR="006225D8">
        <w:fldChar w:fldCharType="end"/>
      </w:r>
      <w:r w:rsidRPr="00E70DDD" w:rsidR="006225D8">
        <w:rPr>
          <w:lang w:val="en-GB"/>
        </w:rPr>
        <w:t xml:space="preserve">, </w:t>
      </w:r>
      <w:del w:id="131" w:author="Editor 2" w:date="2021-07-20T07:39:17Z">
        <w:r w:rsidRPr="00E70DDD" w:rsidR="006225D8">
          <w:rPr>
            <w:lang w:val="en-GB"/>
          </w:rPr>
          <w:delText>Ant Colony Optimization</w:delText>
        </w:r>
      </w:del>
      <w:ins w:id="1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ant colony </w:t>
        </w:r>
      </w:ins>
      <w:ins w:id="13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optimization</w:t>
        </w:r>
      </w:ins>
      <w:r w:rsidRPr="00E70DDD" w:rsidR="006225D8">
        <w:rPr>
          <w:lang w:val="en-GB"/>
        </w:rPr>
        <w:t xml:space="preserve"> algorithm (ACO) </w:t>
      </w:r>
      <w:r w:rsidRPr="00E70DDD" w:rsidR="006225D8">
        <w:fldChar w:fldCharType="begin" w:fldLock="1"/>
      </w:r>
      <w:r w:rsidRPr="00E70DDD" w:rsidR="006225D8">
        <w:rPr>
          <w:lang w:val="en-GB"/>
        </w:rPr>
        <w:instrText xml:space="preserve">ADDIN CSL_CITATION {"citationItems":[{"id":"ITEM-1","itemData":{"DOI":"10.1007/s11432-017-9310-5","ISSN":"1869-1919","author":[{"dropping-particle":"","family":"Liu","given":"Huaxian","non-dropping-particle":"","parse-names":false,"suffix":""},{"dropping-particle":"","family":"Liu","given":"Feng","non-dropping-particle":"","parse-names":false,"suffix":""},{"dropping-particle":"","family":"Zhang","given":"Xuejun","non-dropping-particle":"","parse-names":false,"suffix":""},{"dropping-particle":"","family":"Guan","given":"Xiangmin","non-dropping-particle":"","parse-names":false,"suffix":""},{"dropping-particle":"","family":"Chen","given":"Jun","non-dropping-particle":"","parse-names":false,"suffix":""},{"dropping-particle":"","family":"Savinaud","given":"Pascal","non-dropping-particle":"","parse-names":false,"suffix":""}],"container-title":"Science China Information Sciences","id":"ITEM-1","issue":"12","issued":{"date-parts":[["2018"]]},"page":"129103","title":"Aircraft conflict resolution method based on hybrid ant colony </w:instrText>
      </w:r>
      <w:r w:rsidRPr="00E70DDD" w:rsidR="006225D8">
        <w:rPr>
          <w:lang w:val="en-GB"/>
        </w:rPr>
        <w:instrText>optimization</w:instrText>
      </w:r>
      <w:r w:rsidRPr="00E70DDD" w:rsidR="006225D8">
        <w:rPr>
          <w:lang w:val="en-GB"/>
        </w:rPr>
        <w:instrText xml:space="preserve"> and artificial potential field","type":"article-journal","volume":"61"},"uris":["http://www.mendeley.com/documents/?uuid=3c1e643f-820b-4e8b-8275-a511f9eed653"]}],"mendeley":{"formattedCitation":"[26]","plainTextFormattedCitation":"[26]","previouslyFormattedCitation":"[26]"},"properties":{"noteIndex":0},"schema":"https://github.com/citation-style-language/schema/raw/master/csl-citation.json"}</w:instrText>
      </w:r>
      <w:r w:rsidRPr="00E70DDD" w:rsidR="006225D8">
        <w:fldChar w:fldCharType="separate"/>
      </w:r>
      <w:r w:rsidRPr="00E70DDD" w:rsidR="006225D8">
        <w:rPr>
          <w:noProof/>
          <w:lang w:val="en-GB"/>
        </w:rPr>
        <w:t>[26]</w:t>
      </w:r>
      <w:r w:rsidRPr="00E70DDD" w:rsidR="006225D8">
        <w:fldChar w:fldCharType="end"/>
      </w:r>
      <w:r w:rsidRPr="00E70DDD" w:rsidR="006225D8">
        <w:fldChar w:fldCharType="begin" w:fldLock="1"/>
      </w:r>
      <w:r w:rsidRPr="00E70DDD" w:rsidR="006225D8">
        <w:rPr>
          <w:lang w:val="en-GB"/>
        </w:rPr>
        <w:instrText>ADDIN CSL_CITATION {"citationItems":[{"id":"ITEM-1","itemData":{"DOI":"10.1016/j.cja.2018.04.017","author":[{"dropping-particle":"","family":"Hao","given":"Siqi","non-dropping-particle":"","parse-names":false,"suffix":""},{"dropping-particle":"","family":"Cheng","given":"Shaowu","non-dropping-particle":"","parse-names":false,"suffix":""},{"dropping-particle":"","family":"Zhang","given":"Yaping","non-dropping-particle":"","parse-names":false,"suffix":""}],"container-title":"Chinese Journal of Aeronautics","id":"ITEM-1","issued":{"date-parts":[["2018","5","1"]]},"title":"A multi-aircraft conflict detection and resolution method for 4-Dimensional trajectory-based operation","type":"article-journal","volume":"31"},"uris":["http://www.mendeley.com/documents/?uuid=16550506-7101-4ae1-8d75-0e559f8bda3b"]}],"mendeley":{"formattedCitation":"[27]","plainTextFormattedCitation":"[27]","previouslyFormattedCitation":"[27]"},"properties":{"noteIndex":0},"schema":"https://github.com/citation-style-language/schema/raw/master/csl-citation.json"}</w:instrText>
      </w:r>
      <w:r w:rsidRPr="00E70DDD" w:rsidR="006225D8">
        <w:fldChar w:fldCharType="separate"/>
      </w:r>
      <w:r w:rsidRPr="00E70DDD" w:rsidR="006225D8">
        <w:rPr>
          <w:noProof/>
          <w:lang w:val="en-GB"/>
        </w:rPr>
        <w:t>[27]</w:t>
      </w:r>
      <w:r w:rsidRPr="00E70DDD" w:rsidR="006225D8">
        <w:fldChar w:fldCharType="end"/>
      </w:r>
      <w:r w:rsidRPr="00E70DDD" w:rsidR="006225D8">
        <w:rPr>
          <w:lang w:val="en-GB"/>
        </w:rPr>
        <w:t xml:space="preserve">, </w:t>
      </w:r>
      <w:del w:id="134" w:author="Editor 2" w:date="2021-07-20T07:39:17Z">
        <w:r w:rsidRPr="00E70DDD" w:rsidR="006225D8">
          <w:rPr>
            <w:lang w:val="en-GB"/>
          </w:rPr>
          <w:delText>Particle Swarm Optimization</w:delText>
        </w:r>
      </w:del>
      <w:ins w:id="13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particle swarm </w:t>
        </w:r>
      </w:ins>
      <w:ins w:id="13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optimization</w:t>
        </w:r>
      </w:ins>
      <w:r w:rsidRPr="00E70DDD" w:rsidR="006225D8">
        <w:rPr>
          <w:lang w:val="en-GB"/>
        </w:rPr>
        <w:t xml:space="preserve"> algorithm (PSO) </w:t>
      </w:r>
      <w:r w:rsidRPr="00E70DDD" w:rsidR="006225D8">
        <w:fldChar w:fldCharType="begin" w:fldLock="1"/>
      </w:r>
      <w:r w:rsidRPr="00E70DDD" w:rsidR="006225D8">
        <w:rPr>
          <w:lang w:val="en-GB"/>
        </w:rPr>
        <w:instrText xml:space="preserve">ADDIN CSL_CITATION {"citationItems":[{"id":"ITEM-1","itemData":{"DOI":"10.1109/TITS.2017.2684824","author":[{"dropping-particle":"","family":"Hong","given":"Youkyung","non-dropping-particle":"","parse-names":false,"suffix":""},{"dropping-particle":"","family":"Choi","given":"Byunghun","non-dropping-particle":"","parse-names":false,"suffix":""},{"dropping-particle":"","family":"Oh","given":"Gyeongtaek","non-dropping-particle":"","parse-names":false,"suffix":""},{"dropping-particle":"","family":"Lee","given":"Keumjin","non-dropping-particle":"","parse-names":false,"suffix":""},{"dropping-particle":"","family":"Kim","given":"Youdan","non-dropping-particle":"","parse-names":false,"suffix":""}],"container-title":"IEEE Transactions on Intelligent Transportation Systems","id":"ITEM-1","issued":{"date-parts":[["2017","4","12"]]},"page":"1-10","title":"Nonlinear Conflict Resolution and Flow Management Using Particle Swarm </w:instrText>
      </w:r>
      <w:r w:rsidRPr="00E70DDD" w:rsidR="006225D8">
        <w:rPr>
          <w:lang w:val="en-GB"/>
        </w:rPr>
        <w:instrText>Optimization</w:instrText>
      </w:r>
      <w:r w:rsidRPr="00E70DDD" w:rsidR="006225D8">
        <w:rPr>
          <w:lang w:val="en-GB"/>
        </w:rPr>
        <w:instrText>","type":"article-journal","volume":"PP"},"uris":["http://www.mendeley.com/documents/?uuid=de5f4207-73ef-4e2e-8566-d0f90c2d96fa"]}],"mendeley":{"formattedCitation":"[28]","plainTextFormattedCitation":"[28]","previouslyFormattedCitation":"[28]"},"properties":{"noteIndex":0},"schema":"https://github.com/citation-style-language/schema/raw/master/csl-citation.json"}</w:instrText>
      </w:r>
      <w:r w:rsidRPr="00E70DDD" w:rsidR="006225D8">
        <w:fldChar w:fldCharType="separate"/>
      </w:r>
      <w:r w:rsidRPr="00E70DDD" w:rsidR="006225D8">
        <w:rPr>
          <w:noProof/>
          <w:lang w:val="en-GB"/>
        </w:rPr>
        <w:t>[28]</w:t>
      </w:r>
      <w:r w:rsidRPr="00E70DDD" w:rsidR="006225D8">
        <w:fldChar w:fldCharType="end"/>
      </w:r>
      <w:r w:rsidRPr="00E70DDD" w:rsidR="006225D8">
        <w:fldChar w:fldCharType="begin" w:fldLock="1"/>
      </w:r>
      <w:r w:rsidRPr="00E70DDD" w:rsidR="006225D8">
        <w:rPr>
          <w:lang w:val="en-GB"/>
        </w:rPr>
        <w:instrText>ADDIN CSL_CITATION {"citationItems":[{"id":"ITEM-1","itemData":{"DOI":"10.1109/ICCIS.2017.8274877","author":[{"dropping-particle":"","family":"Xurui","given":"Jiang","non-dropping-particle":"","parse-names":false,"suffix":""},{"dropping-particle":"","family":"Minggong","given":"Wu","non-dropping-particle":"","parse-names":false,"suffix":""},{"dropping-particle":"","family":"Xiangxi","given":"Wen","non-dropping-particle":"","parse-names":false,"suffix":""},{"dropping-particle":"","family":"Congliang","given":"Tu","non-dropping-particle":"","parse-names":false,"suffix":""},{"dropping-particle":"","family":"Zibolin","given":"Wang","non-dropping-particle":"","parse-names":false,"suffix":""}],"id":"ITEM-1","issued":{"date-parts":[["2017","11","1"]]},"number-of-pages":"774-778","title":"A multi-aircraft conflict resolution method based on cooperative game","type":"book"},"uris":["http://www.mendeley.com/documents/?uuid=b4538324-6524-47c3-8ca3-ed0a5aa974cb"]}],"mendeley":{"formattedCitation":"[29]","plainTextFormattedCitation":"[29]","previouslyFormattedCitation":"[29]"},"properties":{"noteIndex":0},"schema":"https://github.com/citation-style-language/schema/raw/master/csl-citation.json"}</w:instrText>
      </w:r>
      <w:r w:rsidRPr="00E70DDD" w:rsidR="006225D8">
        <w:fldChar w:fldCharType="separate"/>
      </w:r>
      <w:r w:rsidRPr="00E70DDD" w:rsidR="006225D8">
        <w:rPr>
          <w:noProof/>
          <w:lang w:val="en-GB"/>
        </w:rPr>
        <w:t>[29]</w:t>
      </w:r>
      <w:r w:rsidRPr="00E70DDD" w:rsidR="006225D8">
        <w:fldChar w:fldCharType="end"/>
      </w:r>
      <w:r w:rsidRPr="00E70DDD" w:rsidR="006225D8">
        <w:rPr>
          <w:lang w:val="en-GB"/>
        </w:rPr>
        <w:t xml:space="preserve">, </w:t>
      </w:r>
      <w:del w:id="137" w:author="Editor 2" w:date="2021-07-20T07:39:17Z">
        <w:r w:rsidRPr="00E70DDD" w:rsidR="006225D8">
          <w:rPr>
            <w:lang w:val="en-GB"/>
          </w:rPr>
          <w:delText>Evolutionary Algorithm</w:delText>
        </w:r>
      </w:del>
      <w:ins w:id="13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evolutionary algorithm</w:t>
        </w:r>
      </w:ins>
      <w:r w:rsidRPr="00E70DDD" w:rsidR="006225D8">
        <w:rPr>
          <w:lang w:val="en-GB"/>
        </w:rPr>
        <w:t xml:space="preserve"> (EA) </w:t>
      </w:r>
      <w:r w:rsidRPr="00E70DDD" w:rsidR="006225D8">
        <w:fldChar w:fldCharType="begin" w:fldLock="1"/>
      </w:r>
      <w:r w:rsidRPr="00E70DDD" w:rsidR="006225D8">
        <w:rPr>
          <w:lang w:val="en-GB"/>
        </w:rPr>
        <w:instrText>ADDIN CSL_CITATION {"citationItems":[{"id":"ITEM-1","itemData":{"author":[{"dropping-particle":"","family":"Granger","given":"Geraud","non-dropping-particle":"","parse-names":false,"suffix":""},{"dropping-particle":"","family":"Dur","given":"Nicolas","non-dropping-particle":"","parse-names":false,"suffix":""},{"dropping-particle":"","family":"Alliot","given":"Jean-Marc","non-dropping-particle":"","parse-names":false,"suffix":""}],"id":"ITEM-1","issued":{"date-parts":[["2001","8","3"]]},"title":"Optimal Resolution of En Route Conflicts","type":"article-journal"},"uris":["http://www.mendeley.com/documents/?uuid=2c312d8b-f834-408a-ba4d-af156a179fe4"]}],"mendeley":{"formattedCitation":"[30]","plainTextFormattedCitation":"[30]","previouslyFormattedCitation":"[30]"},"properties":{"noteIndex":0},"schema":"https://github.com/citation-style-language/schema/raw/master/csl-citation.json"}</w:instrText>
      </w:r>
      <w:r w:rsidRPr="00E70DDD" w:rsidR="006225D8">
        <w:fldChar w:fldCharType="separate"/>
      </w:r>
      <w:r w:rsidRPr="00E70DDD" w:rsidR="006225D8">
        <w:rPr>
          <w:noProof/>
          <w:lang w:val="en-GB"/>
        </w:rPr>
        <w:t>[30]</w:t>
      </w:r>
      <w:r w:rsidRPr="00E70DDD" w:rsidR="006225D8">
        <w:fldChar w:fldCharType="end"/>
      </w:r>
      <w:r w:rsidRPr="00E70DDD" w:rsidR="006225D8">
        <w:fldChar w:fldCharType="begin" w:fldLock="1"/>
      </w:r>
      <w:r w:rsidRPr="00E70DDD" w:rsidR="006225D8">
        <w:rPr>
          <w:lang w:val="en-GB"/>
        </w:rPr>
        <w:instrText>ADDIN CSL_CITATION {"citationItems":[{"id":"ITEM-1","itemData":{"DOI":"10.1109/DASC.2002.1052946","ISBN":"0-7803-7367-7","author":[{"dropping-particle":"","family":"Rathbun","given":"D","non-dropping-particle":"","parse-names":false,"suffix":""},{"dropping-particle":"","family":"Kragelund","given":"S","non-dropping-particle":"","parse-names":false,"suffix":""},{"dropping-particle":"","family":"Pongpunwattana","given":"A","non-dropping-particle":"","parse-names":false,"suffix":""},{"dropping-particle":"","family":"Capozzi","given":"Brian","non-dropping-particle":"","parse-names":false,"suffix":""}],"id":"ITEM-1","issued":{"date-parts":[["2002","2","1"]]},"number-of-pages":"8D2-1","title":"An evolution based path planning algorithm for autonomous motion of a UAV through uncertain environments","type":"book"},"uris":["http://www.mendeley.com/documents/?uuid=2ebc7bec-5423-452c-925c-b140078541dd"]}],"mendeley":{"formattedCitation":"[31]","plainTextFormattedCitation":"[31]","previouslyFormattedCitation":"[31]"},"properties":{"noteIndex":0},"schema":"https://github.com/citation-style-language/schema/raw/master/csl-citation.json"}</w:instrText>
      </w:r>
      <w:r w:rsidRPr="00E70DDD" w:rsidR="006225D8">
        <w:fldChar w:fldCharType="separate"/>
      </w:r>
      <w:r w:rsidRPr="00E70DDD" w:rsidR="006225D8">
        <w:rPr>
          <w:noProof/>
          <w:lang w:val="en-GB"/>
        </w:rPr>
        <w:t>[31]</w:t>
      </w:r>
      <w:r w:rsidRPr="00E70DDD" w:rsidR="006225D8">
        <w:fldChar w:fldCharType="end"/>
      </w:r>
      <w:r w:rsidRPr="00E70DDD" w:rsidR="006225D8">
        <w:fldChar w:fldCharType="begin" w:fldLock="1"/>
      </w:r>
      <w:r w:rsidRPr="00E70DDD" w:rsidR="006225D8">
        <w:rPr>
          <w:lang w:val="en-GB"/>
        </w:rPr>
        <w:instrText>ADDIN CSL_CITATION {"citationItems":[{"id":"ITEM-1","itemData":{"DOI":"10.2514/6.2017-1751","author":[{"dropping-particle":"","family":"Sathyan","given":"Anoop","non-dropping-particle":"","parse-names":false,"suffix":""},{"dropping-particle":"","family":"Ernest","given":"Nicholas","non-dropping-particle":"","parse-names":false,"suffix":""},{"dropping-particle":"","family":"Lavigne","given":"Loic","non-dropping-particle":"","parse-names":false,"suffix":""},{"dropping-particle":"","family":"Cazaurang","given":"Franck","non-dropping-particle":"","parse-names":false,"suffix":""},{"dropping-particle":"","family":"Kumar","given":"Manish","non-dropping-particle":"","parse-names":false,"suffix":""},{"dropping-particle":"","family":"Cohen","given":"Kelly","non-dropping-particle":"","parse-names":false,"suffix":""}],"id":"ITEM-1","issued":{"date-parts":[["2017","1","4"]]},"title":"A Genetic Fuzzy Logic Based Approach to Solving the Aircraft Conflict Resolution Problem","type":"book"},"uris":["http://www.mendeley.com/documents/?uuid=25659f89-43ed-406e-8a67-a6352bba88e5"]}],"mendeley":{"formattedCitation":"[32]","plainTextFormattedCitation":"[32]","previouslyFormattedCitation":"[32]"},"properties":{"noteIndex":0},"schema":"https://github.com/citation-style-language/schema/raw/master/csl-citation.json"}</w:instrText>
      </w:r>
      <w:r w:rsidRPr="00E70DDD" w:rsidR="006225D8">
        <w:fldChar w:fldCharType="separate"/>
      </w:r>
      <w:r w:rsidRPr="00E70DDD" w:rsidR="006225D8">
        <w:rPr>
          <w:noProof/>
          <w:lang w:val="en-GB"/>
        </w:rPr>
        <w:t>[32]</w:t>
      </w:r>
      <w:r w:rsidRPr="00E70DDD" w:rsidR="006225D8">
        <w:fldChar w:fldCharType="end"/>
      </w:r>
      <w:r w:rsidRPr="00E70DDD" w:rsidR="006225D8">
        <w:rPr>
          <w:lang w:val="en-GB"/>
        </w:rPr>
        <w:t xml:space="preserve">, </w:t>
      </w:r>
      <w:del w:id="139" w:author="Editor 2" w:date="2021-07-20T07:39:17Z">
        <w:r w:rsidRPr="00E70DDD" w:rsidR="006225D8">
          <w:rPr>
            <w:lang w:val="en-GB"/>
          </w:rPr>
          <w:delText>Tabu Search</w:delText>
        </w:r>
      </w:del>
      <w:ins w:id="14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tabu search</w:t>
        </w:r>
      </w:ins>
      <w:r w:rsidRPr="00E70DDD" w:rsidR="006225D8">
        <w:rPr>
          <w:lang w:val="en-GB"/>
        </w:rPr>
        <w:t xml:space="preserve"> algorithm (TS) </w:t>
      </w:r>
      <w:r w:rsidRPr="00E70DDD" w:rsidR="006225D8">
        <w:fldChar w:fldCharType="begin" w:fldLock="1"/>
      </w:r>
      <w:r w:rsidRPr="00E70DDD" w:rsidR="006225D8">
        <w:rPr>
          <w:lang w:val="en-GB"/>
        </w:rPr>
        <w:instrText>ADDIN CSL_CITATION {"citationItems":[{"id":"ITEM-1","itemData":{"author":[{"dropping-particle":"","family":"Cecen","given":"R K","non-dropping-particle":"","parse-names":false,"suffix":""},{"dropping-particle":"","family":"Cetek","given":"C","non-dropping-particle":"","parse-names":false,"suffix":""}],"container-title":"The Aeronautical Journal","id":"ITEM-1","issue":"1275","issued":{"date-parts":[["2020"]]},"page":"767-785","publisher":"Cambridge University Press","title":"Conflict-free en-route operations with horizontal resolution manoeuvers using a heuristic algorithm","type":"article-journal","volume":"124"},"uris":["http://www.mendeley.com/documents/?uuid=c3c52126-7799-4ee5-ae49-52a754585800"]}],"mendeley":{"formattedCitation":"[33]","plainTextFormattedCitation":"[33]","previouslyFormattedCitation":"[33]"},"properties":{"noteIndex":0},"schema":"https://github.com/citation-style-language/schema/raw/master/csl-citation.json"}</w:instrText>
      </w:r>
      <w:r w:rsidRPr="00E70DDD" w:rsidR="006225D8">
        <w:fldChar w:fldCharType="separate"/>
      </w:r>
      <w:r w:rsidRPr="00E70DDD" w:rsidR="006225D8">
        <w:rPr>
          <w:noProof/>
          <w:lang w:val="en-GB"/>
        </w:rPr>
        <w:t>[33]</w:t>
      </w:r>
      <w:r w:rsidRPr="00E70DDD" w:rsidR="006225D8">
        <w:fldChar w:fldCharType="end"/>
      </w:r>
      <w:r w:rsidRPr="00E70DDD" w:rsidR="006225D8">
        <w:rPr>
          <w:lang w:val="en-GB"/>
        </w:rPr>
        <w:t>,</w:t>
      </w:r>
      <w:ins w:id="1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and</w:t>
        </w:r>
      </w:ins>
      <w:r w:rsidRPr="00E70DDD" w:rsidR="006225D8">
        <w:rPr>
          <w:lang w:val="en-GB"/>
        </w:rPr>
        <w:t xml:space="preserve"> greedy algorithm </w:t>
      </w:r>
      <w:r w:rsidRPr="00E70DDD" w:rsidR="006225D8">
        <w:fldChar w:fldCharType="begin" w:fldLock="1"/>
      </w:r>
      <w:r w:rsidRPr="00E70DDD" w:rsidR="006225D8">
        <w:rPr>
          <w:lang w:val="en-GB"/>
        </w:rPr>
        <w:instrText>ADDIN CSL_CITATION {"citationItems":[{"id":"ITEM-1","itemData":{"author":[{"dropping-particle":"","family":"Cafieri","given":"Sonia","non-dropping-particle":"","parse-names":false,"suffix":""},{"dropping-particle":"","family":"Rey","given":"David","non-dropping-particle":"","parse-names":false,"suffix":""}],"container-title":"Computers &amp; Operations Research","id":"ITEM-1","issued":{"date-parts":[["2016","12","5"]]},"page":"147-158","title":"</w:instrText>
      </w:r>
      <w:r w:rsidRPr="00E70DDD" w:rsidR="006225D8">
        <w:rPr>
          <w:lang w:val="en-GB"/>
        </w:rPr>
        <w:instrText>Maximiz</w:instrText>
      </w:r>
      <w:r w:rsidRPr="00E70DDD" w:rsidR="006225D8">
        <w:rPr>
          <w:lang w:val="en-GB"/>
        </w:rPr>
        <w:instrText>ing the number of conflict-free aircraft using mixed-integer nonlinear programming","type":"article-journal","volume":"80"},"uris":["http://www.mendeley.com/documents/?uuid=1317d93e-6777-44df-bb77-095840dd2e00"]}],"mendeley":{"formattedCitation":"[34]","plainTextFormattedCitation":"[34]","previouslyFormattedCitation":"[34]"},"properties":{"noteIndex":0},"schema":"https://github.com/citation-style-language/schema/raw/master/csl-citation.json"}</w:instrText>
      </w:r>
      <w:r w:rsidRPr="00E70DDD" w:rsidR="006225D8">
        <w:fldChar w:fldCharType="separate"/>
      </w:r>
      <w:r w:rsidRPr="00E70DDD" w:rsidR="006225D8">
        <w:rPr>
          <w:noProof/>
          <w:lang w:val="en-GB"/>
        </w:rPr>
        <w:t>[34]</w:t>
      </w:r>
      <w:r w:rsidRPr="00E70DDD" w:rsidR="006225D8">
        <w:fldChar w:fldCharType="end"/>
      </w:r>
      <w:r w:rsidRPr="00E70DDD" w:rsidR="008A7915">
        <w:rPr>
          <w:lang w:val="en-GB"/>
        </w:rPr>
        <w:t xml:space="preserve">, </w:t>
      </w:r>
      <w:del w:id="142" w:author="Editor 2" w:date="2021-07-20T07:39:17Z">
        <w:r w:rsidRPr="00E70DDD" w:rsidR="008A7915">
          <w:rPr>
            <w:lang w:val="en-GB"/>
          </w:rPr>
          <w:delText xml:space="preserve">etc., </w:delText>
        </w:r>
      </w:del>
      <w:r w:rsidRPr="00E70DDD" w:rsidR="008A7915">
        <w:rPr>
          <w:lang w:val="en-GB"/>
        </w:rPr>
        <w:t>cannot guarantee the global optimality of the resolution policy</w:t>
      </w:r>
      <w:del w:id="143" w:author="Editor 2" w:date="2021-07-20T07:39:17Z">
        <w:r w:rsidRPr="00E70DDD" w:rsidR="008A7915">
          <w:rPr>
            <w:lang w:val="en-GB"/>
          </w:rPr>
          <w:delText>,</w:delText>
        </w:r>
      </w:del>
      <w:r w:rsidRPr="00E70DDD" w:rsidR="008A7915">
        <w:rPr>
          <w:lang w:val="en-GB"/>
        </w:rPr>
        <w:t xml:space="preserve"> but can obtain </w:t>
      </w:r>
      <w:del w:id="144" w:author="Editor 2" w:date="2021-07-20T07:39:17Z">
        <w:r w:rsidRPr="00E70DDD" w:rsidR="008A7915">
          <w:rPr>
            <w:lang w:val="en-GB"/>
          </w:rPr>
          <w:delText>the</w:delText>
        </w:r>
      </w:del>
      <w:ins w:id="14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w:t>
        </w:r>
      </w:ins>
      <w:r w:rsidRPr="00E70DDD" w:rsidR="008A7915">
        <w:rPr>
          <w:lang w:val="en-GB"/>
        </w:rPr>
        <w:t xml:space="preserve"> feasible solution on the premise of shortening the solution time. However, due to a variety of possible </w:t>
      </w:r>
      <w:ins w:id="146" w:author="Editor" w:date="2021-07-20T07:39:37Z">
        <w:r w:rsidRPr="00E70DDD" w:rsidR="008A7915">
          <w:rPr>
            <w:lang w:val="en-GB"/>
          </w:rPr>
          <w:t>manoeuvring</w:t>
        </w:r>
      </w:ins>
      <w:del w:id="147" w:author="Editor" w:date="2021-07-20T07:39:37Z">
        <w:r w:rsidRPr="00E70DDD" w:rsidR="008A7915">
          <w:rPr>
            <w:lang w:val="en-GB"/>
          </w:rPr>
          <w:delText>maneuvering</w:delText>
        </w:r>
      </w:del>
      <w:r w:rsidRPr="00E70DDD" w:rsidR="008A7915">
        <w:rPr>
          <w:lang w:val="en-GB"/>
        </w:rPr>
        <w:t xml:space="preserve"> combinations of multiple </w:t>
      </w:r>
      <w:del w:id="148" w:author="Editor 2" w:date="2021-07-20T07:39:17Z">
        <w:r w:rsidRPr="00E70DDD" w:rsidR="008A7915">
          <w:rPr>
            <w:lang w:val="en-GB"/>
          </w:rPr>
          <w:delText>aircrafts</w:delText>
        </w:r>
      </w:del>
      <w:ins w:id="14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aircraft</w:t>
        </w:r>
      </w:ins>
      <w:r w:rsidRPr="00E70DDD" w:rsidR="008A7915">
        <w:rPr>
          <w:lang w:val="en-GB"/>
        </w:rPr>
        <w:t xml:space="preserve">, the calculation amount of these centralized methods is still tremendous, especially as the number of aircraft increases greatly, which may not meet the real-time requirements of MACR </w:t>
      </w:r>
      <w:r w:rsidRPr="00E70DDD" w:rsidR="008A7915">
        <w:fldChar w:fldCharType="begin" w:fldLock="1"/>
      </w:r>
      <w:r w:rsidRPr="00E70DDD" w:rsidR="008A7915">
        <w:rPr>
          <w:lang w:val="en-GB"/>
        </w:rPr>
        <w:instrText>ADDIN CSL_CITATION {"citationItems":[{"id":"ITEM-1","itemData":{"author":[{"dropping-particle":"","family":"Bilimoria","given":"Karl","non-dropping-particle":"","parse-names":false,"suffix":""},{"dropping-particle":"","family":"Lee","given":"Hilda","non-dropping-particle":"","parse-names":false,"suffix":""},{"dropping-particle":"","family":"Mao","given":"Zhi-Hong","non-dropping-particle":"","parse-names":false,"suffix":""},{"dropping-particle":"","family":"Feron","given":"Eric","non-dropping-particle":"","parse-names":false,"suffix":""}],"container-title":"18th Applied Aerodynamics Conference","id":"ITEM-1","issued":{"date-parts":[["2000"]]},"page":"4268","title":"Comparison of centralized and decentralized conflict resolution strategies for multiple-aircraft problems","type":"paper-conference"},"uris":["http://www.mendeley.com/documents/?uuid=3de13e09-07a7-443b-8d14-462b2e10b131"]}],"mendeley":{"formattedCitation":"[35]","plainTextFormattedCitation":"[35]","previouslyFormattedCitation":"[35]"},"properties":{"noteIndex":0},"schema":"https://github.com/citation-style-language/schema/raw/master/csl-citation.json"}</w:instrText>
      </w:r>
      <w:r w:rsidRPr="00E70DDD" w:rsidR="008A7915">
        <w:fldChar w:fldCharType="separate"/>
      </w:r>
      <w:r w:rsidRPr="00E70DDD" w:rsidR="008A7915">
        <w:rPr>
          <w:noProof/>
          <w:lang w:val="en-GB"/>
        </w:rPr>
        <w:t>[35]</w:t>
      </w:r>
      <w:r w:rsidRPr="00E70DDD" w:rsidR="008A7915">
        <w:fldChar w:fldCharType="end"/>
      </w:r>
      <w:r w:rsidRPr="00E70DDD" w:rsidR="008A7915">
        <w:rPr>
          <w:lang w:val="en-GB"/>
        </w:rPr>
        <w:t>.</w:t>
      </w:r>
      <w:r w:rsidRPr="00E70DDD" w:rsidR="008A7915">
        <w:rPr>
          <w:rFonts w:hint="eastAsia"/>
          <w:lang w:val="en-GB"/>
        </w:rPr>
        <w:t xml:space="preserve"> </w:t>
      </w:r>
      <w:r w:rsidRPr="00E70DDD" w:rsidR="00AC3894">
        <w:rPr>
          <w:lang w:val="en-GB"/>
        </w:rPr>
        <w:t>Then, the above algorithms have low flexibility and do not have the ability of self-learning and generalization, which makes them</w:t>
      </w:r>
      <w:del w:id="150" w:author="Editor 2" w:date="2021-07-20T07:39:17Z">
        <w:r w:rsidRPr="00E70DDD" w:rsidR="00AC3894">
          <w:rPr>
            <w:lang w:val="en-GB"/>
          </w:rPr>
          <w:delText xml:space="preserve"> only</w:delText>
        </w:r>
      </w:del>
      <w:r w:rsidRPr="00E70DDD" w:rsidR="00AC3894">
        <w:rPr>
          <w:lang w:val="en-GB"/>
        </w:rPr>
        <w:t xml:space="preserve"> perform well </w:t>
      </w:r>
      <w:ins w:id="15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only </w:t>
        </w:r>
      </w:ins>
      <w:r w:rsidRPr="00E70DDD" w:rsidR="00AC3894">
        <w:rPr>
          <w:lang w:val="en-GB"/>
        </w:rPr>
        <w:t xml:space="preserve">in </w:t>
      </w:r>
      <w:del w:id="152" w:author="Editor 2" w:date="2021-07-20T07:39:17Z">
        <w:r w:rsidRPr="00E70DDD" w:rsidR="00AC3894">
          <w:rPr>
            <w:lang w:val="en-GB"/>
          </w:rPr>
          <w:delText xml:space="preserve">the </w:delText>
        </w:r>
      </w:del>
      <w:r w:rsidRPr="00E70DDD" w:rsidR="00AC3894">
        <w:rPr>
          <w:lang w:val="en-GB"/>
        </w:rPr>
        <w:t>standardiz</w:t>
      </w:r>
      <w:r w:rsidRPr="00E70DDD" w:rsidR="00AC3894">
        <w:rPr>
          <w:lang w:val="en-GB"/>
        </w:rPr>
        <w:t xml:space="preserve">ed </w:t>
      </w:r>
      <w:del w:id="153" w:author="Editor 2" w:date="2021-07-20T07:39:17Z">
        <w:r w:rsidRPr="00E70DDD" w:rsidR="00AC3894">
          <w:rPr>
            <w:lang w:val="en-GB"/>
          </w:rPr>
          <w:delText>multi-actor</w:delText>
        </w:r>
      </w:del>
      <w:ins w:id="15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E70DDD" w:rsidR="00AC3894">
        <w:rPr>
          <w:lang w:val="en-GB"/>
        </w:rPr>
        <w:t xml:space="preserve"> conflict scenarios </w:t>
      </w:r>
      <w:r w:rsidRPr="00E70DDD" w:rsidR="008F40B5">
        <w:rPr>
          <w:szCs w:val="21"/>
          <w:shd w:val="clear" w:color="auto" w:fill="FFFFFF"/>
        </w:rPr>
        <w:fldChar w:fldCharType="begin" w:fldLock="1"/>
      </w:r>
      <w:r w:rsidRPr="00E70DDD" w:rsidR="00A26374">
        <w:rPr>
          <w:szCs w:val="21"/>
          <w:shd w:val="clear" w:color="auto" w:fill="FFFFFF"/>
          <w:lang w:val="en-GB"/>
        </w:rPr>
        <w:instrText>ADDIN CSL_CITATION {"citationItems":[{"id":"ITEM-1","itemData":{"author":[{"dropping-particle":"","family":"Kim","given":"Kwangyeon","non-dropping-particle":"","parse-names":false,"suffix":""},{"dropping-particle":"","family":"Deshmukh","given":"Raj","non-dropping-particle":"","parse-names":false,"suffix":""},{"dropping-particle":"","family":"Hwang","given":"Inseok","non-dropping-particle":"","parse-names":false,"suffix":""}],"container-title":"Aerospace Science and Technology","id":"ITEM-1","issued":{"date-parts":[["2021"]]},"page":"106744","publisher":"Elsevier","title":"Development of data-driven conflict resolution generator for en-route airspace","type":"article-journal","volume":"114"},"uris":["http://www.mendeley.com/documents/?uuid=e337fc8b-c4fe-4ed5-956c-37f990f367c2"]}],"mendeley":{"formattedCitation":"[36]","plainTextFormattedCitation":"[36]","previouslyFormattedCitation":"[36]"},"properties":{"noteIndex":0},"schema":"https://github.com/citation-style-language/schema/raw/master/csl-citation.json"}</w:instrText>
      </w:r>
      <w:r w:rsidRPr="00E70DDD" w:rsidR="008F40B5">
        <w:rPr>
          <w:szCs w:val="21"/>
          <w:shd w:val="clear" w:color="auto" w:fill="FFFFFF"/>
        </w:rPr>
        <w:fldChar w:fldCharType="separate"/>
      </w:r>
      <w:r w:rsidRPr="00E70DDD" w:rsidR="008F40B5">
        <w:rPr>
          <w:noProof/>
          <w:szCs w:val="21"/>
          <w:shd w:val="clear" w:color="auto" w:fill="FFFFFF"/>
          <w:lang w:val="en-GB"/>
        </w:rPr>
        <w:t>[36]</w:t>
      </w:r>
      <w:r w:rsidRPr="00E70DDD" w:rsidR="008F40B5">
        <w:rPr>
          <w:szCs w:val="21"/>
          <w:shd w:val="clear" w:color="auto" w:fill="FFFFFF"/>
        </w:rPr>
        <w:fldChar w:fldCharType="end"/>
      </w:r>
      <w:r w:rsidRPr="00E70DDD" w:rsidR="00AC3894">
        <w:rPr>
          <w:rFonts w:hint="eastAsia"/>
          <w:szCs w:val="21"/>
          <w:shd w:val="clear" w:color="auto" w:fill="FFFFFF"/>
          <w:lang w:val="en-GB"/>
        </w:rPr>
        <w:t>.</w:t>
      </w:r>
    </w:p>
    <w:p w:rsidR="006D2AF0" w:rsidRPr="00AB609A" w:rsidP="004F5E4A" w14:paraId="5AD2739A" w14:textId="7478947E">
      <w:pPr>
        <w:ind w:firstLine="360"/>
      </w:pPr>
      <w:r w:rsidRPr="00AB609A">
        <w:rPr>
          <w:lang w:val="en-GB"/>
        </w:rPr>
        <w:t xml:space="preserve">In recent years, </w:t>
      </w:r>
      <w:del w:id="155" w:author="Editor 2" w:date="2021-07-20T07:39:17Z">
        <w:r w:rsidRPr="00AB609A">
          <w:rPr>
            <w:lang w:val="en-GB"/>
          </w:rPr>
          <w:delText>Deep Reinforcement Learning</w:delText>
        </w:r>
      </w:del>
      <w:ins w:id="15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deep reinforcement learning</w:t>
        </w:r>
      </w:ins>
      <w:r w:rsidRPr="00AB609A">
        <w:rPr>
          <w:lang w:val="en-GB"/>
        </w:rPr>
        <w:t xml:space="preserve"> (DRL) algorithms have been applied to conflict resolution </w:t>
      </w:r>
      <w:del w:id="157" w:author="Editor 2" w:date="2021-07-20T07:39:17Z">
        <w:r w:rsidRPr="00AB609A">
          <w:rPr>
            <w:lang w:val="en-GB"/>
          </w:rPr>
          <w:delText>problem</w:delText>
        </w:r>
      </w:del>
      <w:ins w:id="15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problems</w:t>
        </w:r>
      </w:ins>
      <w:r w:rsidRPr="00AB609A">
        <w:rPr>
          <w:lang w:val="en-GB"/>
        </w:rPr>
        <w:t xml:space="preserve"> </w:t>
      </w:r>
      <w:r w:rsidRPr="00AB609A">
        <w:fldChar w:fldCharType="begin" w:fldLock="1"/>
      </w:r>
      <w:r w:rsidRPr="00AB609A">
        <w:rPr>
          <w:lang w:val="en-GB"/>
        </w:rPr>
        <w:instrText>ADDIN CSL_CITATION {"citationItems":[{"id":"ITEM-1","itemData":{"author":[{"dropping-particle":"","family":"Wang","given":"Zhuang","non-dropping-particle":"","parse-names":false,"suffix":""},{"dropping-particle":"","family":"Li","given":"Hui","non-dropping-particle":"","parse-names":false,"suffix":""},{"dropping-particle":"","family":"Wang","given":"Junfeng","non-dropping-particle":"","parse-names":false,"suffix":""},{"dropping-particle":"","family":"Shen","given":"Feng","non-dropping-particle":"","parse-names":false,"suffix":""}],"container-title":"IET Intelligent Transport Systems","id":"ITEM-1","issue":"6","issued":{"date-parts":[["2019"]]},"page":"1041-1047","publisher":"IET","title":"Deep reinforcement learning based conflict detection and resolution in air traffic control","type":"article-journal","volume":"13"},"uris":["http://www.mendeley.com/documents/?uuid=598b589c-05f8-4eae-bbb0-39dd48325718"]}],"mendeley":{"formattedCitation":"[37]","plainTextFormattedCitation":"[37]","previouslyFormattedCitation":"[37]"},"properties":{"noteIndex":0},"schema":"https://github.com/citation-style-language/schema/raw/master/csl-citation.json"}</w:instrText>
      </w:r>
      <w:r w:rsidRPr="00AB609A">
        <w:fldChar w:fldCharType="separate"/>
      </w:r>
      <w:r w:rsidRPr="00AB609A">
        <w:rPr>
          <w:noProof/>
          <w:lang w:val="en-GB"/>
        </w:rPr>
        <w:t>[37]</w:t>
      </w:r>
      <w:r w:rsidRPr="00AB609A">
        <w:fldChar w:fldCharType="end"/>
      </w:r>
      <w:r w:rsidRPr="00AB609A">
        <w:fldChar w:fldCharType="begin" w:fldLock="1"/>
      </w:r>
      <w:r w:rsidRPr="00AB609A">
        <w:rPr>
          <w:lang w:val="en-GB"/>
        </w:rPr>
        <w:instrText>ADDIN CSL_CITATION {"citationItems":[{"id":"ITEM-1","itemData":{"author":[{"dropping-particle":"","family":"Tran","given":"Ngoc Phu","non-dropping-particle":"","parse-names":false,"suffix":""},{"dropping-particle":"","family":"Pham","given":"Duc-Thinh","non-dropping-particle":"","parse-names":false,"suffix":""},{"dropping-particle":"","family":"Goh","given":"Sim Kuan","non-dropping-particle":"","parse-names":false,"suffix":""},{"dropping-particle":"","family":"Alam","given":"Sameer","non-dropping-particle":"","parse-names":false,"suffix":""},{"dropping-particle":"","family":"Duong","given":"Vu","non-dropping-particle":"","parse-names":false,"suffix":""}],"container-title":"2019 Integrated Communications, Navigation and Surveillance Conference (ICNS)","id":"ITEM-1","issued":{"date-parts":[["2019"]]},"page":"1-8","title":"An Intelligent Interactive Conflict Solver Incorporating Air Traffic Controllers' Preferences Using Reinforcement Learning","type":"paper-conference"},"uris":["http://www.mendeley.com/documents/?uuid=a9dde95d-ef48-4122-a101-5815006927cf"]}],"mendeley":{"formattedCitation":"[38]","plainTextFormattedCitation":"[38]","previouslyFormattedCitation":"[38]"},"properties":{"noteIndex":0},"schema":"https://github.com/citation-style-language/schema/raw/master/csl-citation.json"}</w:instrText>
      </w:r>
      <w:r w:rsidRPr="00AB609A">
        <w:fldChar w:fldCharType="separate"/>
      </w:r>
      <w:r w:rsidRPr="00AB609A">
        <w:rPr>
          <w:noProof/>
          <w:lang w:val="en-GB"/>
        </w:rPr>
        <w:t>[38]</w:t>
      </w:r>
      <w:r w:rsidRPr="00AB609A">
        <w:fldChar w:fldCharType="end"/>
      </w:r>
      <w:r w:rsidRPr="00AB609A">
        <w:fldChar w:fldCharType="begin" w:fldLock="1"/>
      </w:r>
      <w:r w:rsidRPr="00AB609A">
        <w:rPr>
          <w:lang w:val="en-GB"/>
        </w:rPr>
        <w:instrText>ADDIN CSL_CITATION {"citationItems":[{"id":"ITEM-1","itemData":{"author":[{"dropping-particle":"","family":"Pham","given":"Duc-Thinh","non-dropping-particle":"","parse-names":false,"suffix":""},{"dropping-particle":"","family":"Tran","given":"Ngoc Phu","non-dropping-particle":"","parse-names":false,"suffix":""},{"dropping-particle":"","family":"Alam","given":"Sameer","non-dropping-particle":"","parse-names":false,"suffix":""},{"dropping-particle":"","family":"Duong","given":"Vu","non-dropping-particle":"","parse-names":false,"suffix":""},{"dropping-particle":"","family":"Delahaye","given":"Daniel","non-dropping-particle":"","parse-names":false,"suffix":""}],"collection-title":"Online proceedings at http://www.atmseminar.org","container-title":"ATM 2019, 13th USA/Europe Air Traffic Management Research and Development Seminar","id":"ITEM-1","issued":{"date-parts":[["2019"]]},"publisher-place":"Vienne, Austria","title":"A Machine Learning Approach for Conflict Resolution in Dense Traffic Scenarios with Uncertainties","type":"paper-conference"},"uris":["http://www.mendeley.com/documents/?uuid=59acee4e-8a67-4bb8-9b8e-db7bc09f3223"]}],"mendeley":{"formattedCitation":"[39]","plainTextFormattedCitation":"[39]","previouslyFormattedCitation":"[39]"},"properties":{"noteIndex":0},"schema":"https://github.com/citation-style-language/schema/raw/master/csl-citation.json"}</w:instrText>
      </w:r>
      <w:r w:rsidRPr="00AB609A">
        <w:fldChar w:fldCharType="separate"/>
      </w:r>
      <w:r w:rsidRPr="00AB609A">
        <w:rPr>
          <w:noProof/>
          <w:lang w:val="en-GB"/>
        </w:rPr>
        <w:t>[39]</w:t>
      </w:r>
      <w:r w:rsidRPr="00AB609A">
        <w:fldChar w:fldCharType="end"/>
      </w:r>
      <w:r w:rsidRPr="00AB609A">
        <w:rPr>
          <w:lang w:val="en-GB"/>
        </w:rPr>
        <w:t xml:space="preserve">, and </w:t>
      </w:r>
      <w:del w:id="159" w:author="Editor 2" w:date="2021-07-20T07:39:17Z">
        <w:r w:rsidRPr="00AB609A">
          <w:rPr>
            <w:lang w:val="en-GB"/>
          </w:rPr>
          <w:delText>multi-agent</w:delText>
        </w:r>
      </w:del>
      <w:ins w:id="16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 multiagent</w:t>
        </w:r>
      </w:ins>
      <w:r w:rsidRPr="00AB609A">
        <w:rPr>
          <w:lang w:val="en-GB"/>
        </w:rPr>
        <w:t xml:space="preserve"> system framework</w:t>
      </w:r>
      <w:del w:id="161" w:author="Editor 2" w:date="2021-07-20T07:39:17Z">
        <w:r w:rsidRPr="00AB609A">
          <w:rPr>
            <w:lang w:val="en-GB"/>
          </w:rPr>
          <w:delText xml:space="preserve"> is</w:delText>
        </w:r>
      </w:del>
      <w:ins w:id="16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has been</w:t>
        </w:r>
      </w:ins>
      <w:r w:rsidRPr="00AB609A">
        <w:rPr>
          <w:lang w:val="en-GB"/>
        </w:rPr>
        <w:t xml:space="preserve"> introduced, namely</w:t>
      </w:r>
      <w:del w:id="163" w:author="Editor 2" w:date="2021-07-20T07:39:17Z">
        <w:r w:rsidRPr="00AB609A">
          <w:rPr>
            <w:lang w:val="en-GB"/>
          </w:rPr>
          <w:delText xml:space="preserve"> Multi-Agent Deep Reinforcement Learning</w:delText>
        </w:r>
      </w:del>
      <w:ins w:id="16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multiagent deep reinforcement learning</w:t>
        </w:r>
      </w:ins>
      <w:r w:rsidRPr="00AB609A">
        <w:rPr>
          <w:lang w:val="en-GB"/>
        </w:rPr>
        <w:t xml:space="preserve"> (MADRL), to expand to </w:t>
      </w:r>
      <w:ins w:id="16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AB609A">
        <w:rPr>
          <w:lang w:val="en-GB"/>
        </w:rPr>
        <w:t>MACR area.</w:t>
      </w:r>
      <w:r w:rsidRPr="00AB609A" w:rsidR="0084279F">
        <w:rPr>
          <w:rFonts w:hint="eastAsia"/>
          <w:lang w:val="en-GB"/>
        </w:rPr>
        <w:t xml:space="preserve"> MA</w:t>
      </w:r>
      <w:r w:rsidRPr="00AB609A" w:rsidR="00DC1328">
        <w:rPr>
          <w:lang w:val="en-GB"/>
        </w:rPr>
        <w:t xml:space="preserve">DRL combines game theory and DRL </w:t>
      </w:r>
      <w:r w:rsidR="00D915AE">
        <w:fldChar w:fldCharType="begin" w:fldLock="1"/>
      </w:r>
      <w:r w:rsidR="00D915AE">
        <w:rPr>
          <w:lang w:val="en-GB"/>
        </w:rPr>
        <w:instrText>ADDIN CSL_CITATION {"citationItems":[{"id":"ITEM-1","itemData":{"author":[{"dropping-particle":"","family":"Nguyen","given":"Thanh Thi","non-dropping-particle":"","parse-names":false,"suffix":""},{"dropping-particle":"","family":"Nguyen","given":"Ngoc Duy","non-dropping-particle":"","parse-names":false,"suffix":""},{"dropping-particle":"","family":"Nahavandi","given":"Saeid","non-dropping-particle":"","parse-names":false,"suffix":""}],"container-title":"IEEE transactions on cybernetics","id":"ITEM-1","issue":"9","issued":{"date-parts":[["2020"]]},"page":"3826-3839","publisher":"IEEE","title":"Deep reinforcement learning for multiagent systems: A review of challenges, solutions, and applications","type":"article-journal","volume":"50"},"uris":["http://www.mendeley.com/documents/?uuid=d439f16e-69ba-4a9f-a540-aeddbf870be0"]}],"mendeley":{"formattedCitation":"[40]","plainTextFormattedCitation":"[40]","previouslyFormattedCitation":"[40]"},"properties":{"noteIndex":0},"schema":"https://github.com/citation-style-language/schema/raw/master/csl-citation.json"}</w:instrText>
      </w:r>
      <w:r w:rsidR="00D915AE">
        <w:fldChar w:fldCharType="separate"/>
      </w:r>
      <w:r w:rsidRPr="00A26374" w:rsidR="00D915AE">
        <w:rPr>
          <w:noProof/>
          <w:lang w:val="en-GB"/>
        </w:rPr>
        <w:t>[40]</w:t>
      </w:r>
      <w:r w:rsidR="00D915AE">
        <w:fldChar w:fldCharType="end"/>
      </w:r>
      <w:r w:rsidRPr="00AB609A" w:rsidR="002B024B">
        <w:rPr>
          <w:lang w:val="en-GB"/>
        </w:rPr>
        <w:t>,</w:t>
      </w:r>
      <w:del w:id="166" w:author="Editor 2" w:date="2021-07-20T07:39:17Z">
        <w:r w:rsidRPr="00AB609A" w:rsidR="002B024B">
          <w:rPr>
            <w:lang w:val="en-GB"/>
          </w:rPr>
          <w:delText xml:space="preserve"> and it</w:delText>
        </w:r>
      </w:del>
      <w:r w:rsidRPr="00AB609A" w:rsidR="002B024B">
        <w:rPr>
          <w:lang w:val="en-GB"/>
        </w:rPr>
        <w:t xml:space="preserve"> regards each conflict aircraft as an agent, and there is a cooperative relationship between agents. The trained MACR model can select the optimal action for each agent in a joint or partial state to </w:t>
      </w:r>
      <w:r w:rsidRPr="00AB609A" w:rsidR="002B024B">
        <w:rPr>
          <w:lang w:val="en-GB"/>
        </w:rPr>
        <w:t>maximiz</w:t>
      </w:r>
      <w:r w:rsidRPr="00AB609A" w:rsidR="002B024B">
        <w:rPr>
          <w:lang w:val="en-GB"/>
        </w:rPr>
        <w:t xml:space="preserve">e the overall reward. Most of the MACR methods based on MADRL are distributed methods and used for collision avoidance </w:t>
      </w:r>
      <w:r w:rsidRPr="00AB609A" w:rsidR="002B024B">
        <w:fldChar w:fldCharType="begin" w:fldLock="1"/>
      </w:r>
      <w:r w:rsidRPr="00AB609A" w:rsidR="002B024B">
        <w:rPr>
          <w:lang w:val="en-GB"/>
        </w:rPr>
        <w:instrText>ADDIN CSL_CITATION {"citationItems":[{"id":"ITEM-1","itemData":{"author":[{"dropping-particle":"","family":"Bin","given":"Fang","non-dropping-particle":"","parse-names":false,"suffix":""},{"dropping-particle":"","family":"XiaoFeng","given":"Feng","non-dropping-particle":"","parse-names":false,"suffix":""},{"dropping-particle":"","family":"Shuo","given":"Xu","non-dropping-particle":"","parse-names":false,"suffix":""}],"container-title":"2017 10th International Conference on Intelligent Computation Technology and Automation (ICICTA)","id":"ITEM-1","issued":{"date-parts":[["2017"]]},"page":"103-109","title":"Research on cooperative collision avoidance problem of multiple UAV based on reinforcement learning","type":"paper-conference"},"uris":["http://www.mendeley.com/documents/?uuid=1c8f314b-47e9-47a7-be6b-6bc2a8bb40fa"]}],"mendeley":{"formattedCitation":"[41]","plainTextFormattedCitation":"[41]","previouslyFormattedCitation":"[41]"},"properties":{"noteIndex":0},"schema":"https://github.com/citation-style-language/schema/raw/master/csl-citation.json"}</w:instrText>
      </w:r>
      <w:r w:rsidRPr="00AB609A" w:rsidR="002B024B">
        <w:fldChar w:fldCharType="separate"/>
      </w:r>
      <w:r w:rsidRPr="00AB609A" w:rsidR="002B024B">
        <w:rPr>
          <w:noProof/>
          <w:lang w:val="en-GB"/>
        </w:rPr>
        <w:t>[41]</w:t>
      </w:r>
      <w:r w:rsidRPr="00AB609A" w:rsidR="002B024B">
        <w:fldChar w:fldCharType="end"/>
      </w:r>
      <w:r w:rsidRPr="00AB609A" w:rsidR="002B024B">
        <w:fldChar w:fldCharType="begin" w:fldLock="1"/>
      </w:r>
      <w:r w:rsidRPr="00AB609A" w:rsidR="002B024B">
        <w:rPr>
          <w:lang w:val="en-GB"/>
        </w:rPr>
        <w:instrText>ADDIN CSL_CITATION {"citationItems":[{"id":"ITEM-1","itemData":{"author":[{"dropping-particle":"","family":"Li","given":"Sheng","non-dropping-particle":"","parse-names":false,"suffix":""},{"dropping-particle":"","family":"Egorov","given":"Maxim","non-dropping-particle":"","parse-names":false,"suffix":""},{"dropping-particle":"","family":"Kochenderfer","given":"Mykel","non-dropping-particle":"","parse-names":false,"suffix":""}],"id":"ITEM-1","issued":{"date-parts":[["2019","12","20"]]},"title":"</w:instrText>
      </w:r>
      <w:r w:rsidRPr="00AB609A" w:rsidR="002B024B">
        <w:rPr>
          <w:lang w:val="en-GB"/>
        </w:rPr>
        <w:instrText>Optimizing</w:instrText>
      </w:r>
      <w:r w:rsidRPr="00AB609A" w:rsidR="002B024B">
        <w:rPr>
          <w:lang w:val="en-GB"/>
        </w:rPr>
        <w:instrText xml:space="preserve"> Collision Avoidance in Dense Airspace using Deep Reinforcement Learning","type":"book"},"uris":["http://www.mendeley.com/documents/?uuid=6a59dd29-7047-4549-8513-c40731d9ac17"]}],"mendeley":{"formattedCitation":"[42]","plainTextFormattedCitation":"[42]","previouslyFormattedCitation":"[42]"},"properties":{"noteIndex":0},"schema":"https://github.com/citation-style-language/schema/raw/master/csl-citation.json"}</w:instrText>
      </w:r>
      <w:r w:rsidRPr="00AB609A" w:rsidR="002B024B">
        <w:fldChar w:fldCharType="separate"/>
      </w:r>
      <w:r w:rsidRPr="00AB609A" w:rsidR="002B024B">
        <w:rPr>
          <w:noProof/>
          <w:lang w:val="en-GB"/>
        </w:rPr>
        <w:t>[42]</w:t>
      </w:r>
      <w:r w:rsidRPr="00AB609A" w:rsidR="002B024B">
        <w:fldChar w:fldCharType="end"/>
      </w:r>
      <w:r w:rsidRPr="00AB609A" w:rsidR="002B024B">
        <w:rPr>
          <w:lang w:val="en-GB"/>
        </w:rPr>
        <w:t xml:space="preserve"> or separation assurance </w:t>
      </w:r>
      <w:r w:rsidRPr="00AB609A" w:rsidR="002B024B">
        <w:fldChar w:fldCharType="begin" w:fldLock="1"/>
      </w:r>
      <w:r w:rsidRPr="00AB609A" w:rsidR="002B024B">
        <w:rPr>
          <w:lang w:val="en-GB"/>
        </w:rPr>
        <w:instrText>ADDIN CSL_CITATION {"citationItems":[{"id":"ITEM-1","itemData":{"author":[{"dropping-particle":"","family":"Brittain","given":"Marc","non-dropping-particle":"","parse-names":false,"suffix":""},{"dropping-particle":"","family":"Wei","given":"Peng","non-dropping-particle":"","parse-names":false,"suffix":""}],"container-title":"2019 IEEE Intelligent Transportation Systems Conference (ITSC)","id":"ITEM-1","issued":{"date-parts":[["2019"]]},"page":"3256-3262","title":"Autonomous separation assurance in an high-density en route sector: A deep multi-agent reinforcement learning approach","type":"paper-conference"},"uris":["http://www.mendeley.com/documents/?uuid=19d4d0ad-2c2a-4c22-8f11-92c500a73991"]}],"mendeley":{"formattedCitation":"[43]","plainTextFormattedCitation":"[43]","previouslyFormattedCitation":"[43]"},"properties":{"noteIndex":0},"schema":"https://github.com/citation-style-language/schema/raw/master/csl-citation.json"}</w:instrText>
      </w:r>
      <w:r w:rsidRPr="00AB609A" w:rsidR="002B024B">
        <w:fldChar w:fldCharType="separate"/>
      </w:r>
      <w:r w:rsidRPr="00AB609A" w:rsidR="002B024B">
        <w:rPr>
          <w:noProof/>
          <w:lang w:val="en-GB"/>
        </w:rPr>
        <w:t>[43]</w:t>
      </w:r>
      <w:r w:rsidRPr="00AB609A" w:rsidR="002B024B">
        <w:fldChar w:fldCharType="end"/>
      </w:r>
      <w:r w:rsidRPr="00AB609A" w:rsidR="002B024B">
        <w:fldChar w:fldCharType="begin" w:fldLock="1"/>
      </w:r>
      <w:r w:rsidRPr="00AB609A" w:rsidR="002B024B">
        <w:rPr>
          <w:lang w:val="en-GB"/>
        </w:rPr>
        <w:instrText>ADDIN CSL_CITATION {"citationItems":[{"id":"ITEM-1","itemData":{"author":[{"dropping-particle":"","family":"Ribeiro","given":"Marta","non-dropping-particle":"","parse-names":false,"suffix":""},{"dropping-particle":"","family":"Ellerbroek","given":"Joost","non-dropping-particle":"","parse-names":false,"suffix":""},{"dropping-particle":"","family":"Hoekstra","given":"Jacco","non-dropping-particle":"","parse-names":false,"suffix":""}],"container-title":"ICRAT 2020","id":"ITEM-1","issued":{"date-parts":[["2020"]]},"title":"Improvement of Conflict Detection and Resolution at High Densities Through Reinforcement Learning","type":"article-journal"},"uris":["http://www.mendeley.com/documents/?uuid=b6b43d87-372f-4eeb-a015-95d20ea15a64"]}],"mendeley":{"formattedCitation":"[44]","plainTextFormattedCitation":"[44]","previouslyFormattedCitation":"[44]"},"properties":{"noteIndex":0},"schema":"https://github.com/citation-style-language/schema/raw/master/csl-citation.json"}</w:instrText>
      </w:r>
      <w:r w:rsidRPr="00AB609A" w:rsidR="002B024B">
        <w:fldChar w:fldCharType="separate"/>
      </w:r>
      <w:r w:rsidRPr="00AB609A" w:rsidR="002B024B">
        <w:rPr>
          <w:noProof/>
          <w:lang w:val="en-GB"/>
        </w:rPr>
        <w:t>[44]</w:t>
      </w:r>
      <w:r w:rsidRPr="00AB609A" w:rsidR="002B024B">
        <w:fldChar w:fldCharType="end"/>
      </w:r>
      <w:r w:rsidRPr="00AB609A" w:rsidR="002B024B">
        <w:rPr>
          <w:lang w:val="en-GB"/>
        </w:rPr>
        <w:t xml:space="preserve">. Another part </w:t>
      </w:r>
      <w:del w:id="167" w:author="Editor 2" w:date="2021-07-20T07:39:17Z">
        <w:r w:rsidRPr="00AB609A" w:rsidR="002B024B">
          <w:rPr>
            <w:lang w:val="en-GB"/>
          </w:rPr>
          <w:delText>belong</w:delText>
        </w:r>
      </w:del>
      <w:ins w:id="16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belongs</w:t>
        </w:r>
      </w:ins>
      <w:r w:rsidRPr="00AB609A" w:rsidR="002B024B">
        <w:rPr>
          <w:lang w:val="en-GB"/>
        </w:rPr>
        <w:t xml:space="preserve"> to centralized methods to provide real-time suggestions for ATCOs or pilots </w:t>
      </w:r>
      <w:r w:rsidRPr="00AB609A" w:rsidR="00A26374">
        <w:fldChar w:fldCharType="begin" w:fldLock="1"/>
      </w:r>
      <w:r w:rsidRPr="00AB609A" w:rsidR="00A26374">
        <w:rPr>
          <w:lang w:val="en-GB"/>
        </w:rPr>
        <w:instrText>ADDIN CSL_CITATION {"citationItems":[{"id":"ITEM-1","itemData":{"author":[{"dropping-particle":"","family":"Zhao","given":"Peng","non-dropping-particle":"","parse-names":false,"suffix":""},{"dropping-particle":"","family":"Liu","given":"Yongming","non-dropping-particle":"","parse-names":false,"suffix":""}],"container-title":"IEEE Transactions on Intelligent Transportation Systems","id":"ITEM-1","issued":{"date-parts":[["2021"]]},"publisher":"IEEE","title":"Physics Informed Deep Reinforcement Learning for Aircraft Conflict Resolution","type":"article-journal"},"uris":["http://www.mendeley.com/documents/?uuid=1138e219-7543-48fc-8e03-1c41f2c94765"]}],"mendeley":{"formattedCitation":"[16]","plainTextFormattedCitation":"[16]","previouslyFormattedCitation":"[16]"},"properties":{"noteIndex":0},"schema":"https://github.com/citation-style-language/schema/raw/master/csl-citation.json"}</w:instrText>
      </w:r>
      <w:r w:rsidRPr="00AB609A" w:rsidR="00A26374">
        <w:fldChar w:fldCharType="separate"/>
      </w:r>
      <w:r w:rsidRPr="00AB609A" w:rsidR="00A26374">
        <w:rPr>
          <w:noProof/>
          <w:lang w:val="en-GB"/>
        </w:rPr>
        <w:t>[16]</w:t>
      </w:r>
      <w:r w:rsidRPr="00AB609A" w:rsidR="00A26374">
        <w:fldChar w:fldCharType="end"/>
      </w:r>
      <w:r w:rsidRPr="00AB609A" w:rsidR="00A26374">
        <w:fldChar w:fldCharType="begin" w:fldLock="1"/>
      </w:r>
      <w:r w:rsidRPr="00AB609A" w:rsidR="00A26374">
        <w:rPr>
          <w:lang w:val="en-GB"/>
        </w:rPr>
        <w:instrText>ADDIN CSL_CITATION {"citationItems":[{"id":"ITEM-1","itemData":{"author":[{"dropping-particle":"","family":"Brittain","given":"Marc W","non-dropping-particle":"","parse-names":false,"suffix":""},{"dropping-particle":"","family":"Wei","given":"Peng","non-dropping-particle":"","parse-names":false,"suffix":""}],"container-title":"AIAA Scitech 2021 Forum","id":"ITEM-1","issued":{"date-parts":[["2021"]]},"page":"1952","title":"One to Any: Distributed Conflict Resolution with Deep Multi-Agent Reinforcement Learning and Long Short-Term Memory","type":"paper-conference"},"uris":["http://www.mendeley.com/documents/?uuid=3d0ea8fb-fbf0-495c-9bba-d75c7133e7f8"]}],"mendeley":{"formattedCitation":"[45]","plainTextFormattedCitation":"[45]","previouslyFormattedCitation":"[45]"},"properties":{"noteIndex":0},"schema":"https://github.com/citation-style-language/schema/raw/master/csl-citation.json"}</w:instrText>
      </w:r>
      <w:r w:rsidRPr="00AB609A" w:rsidR="00A26374">
        <w:fldChar w:fldCharType="separate"/>
      </w:r>
      <w:r w:rsidRPr="00AB609A" w:rsidR="00A26374">
        <w:rPr>
          <w:noProof/>
          <w:lang w:val="en-GB"/>
        </w:rPr>
        <w:t>[45]</w:t>
      </w:r>
      <w:r w:rsidRPr="00AB609A" w:rsidR="00A26374">
        <w:fldChar w:fldCharType="end"/>
      </w:r>
      <w:r w:rsidRPr="00AB609A" w:rsidR="00A26374">
        <w:fldChar w:fldCharType="begin" w:fldLock="1"/>
      </w:r>
      <w:r w:rsidRPr="00AB609A" w:rsidR="00E906D8">
        <w:rPr>
          <w:lang w:val="en-GB"/>
        </w:rPr>
        <w:instrText>ADDIN CSL_CITATION {"citationItems":[{"id":"ITEM-1","itemData":{"author":[{"dropping-particle":"","family":"Dong","given":"S U I","non-dropping-particle":"","parse-names":false,"suffix":""},{"dropping-particle":"","family":"Weiping","given":"X U","non-dropping-particle":"","parse-names":false,"suffix":""},{"dropping-particle":"","family":"ZHANG","given":"Kai","non-dropping-particle":"","parse-names":false,"suffix":""}],"container-title":"Chinese Journal of Aeronautics","id":"ITEM-1","issued":{"date-parts":[["2021"]]},"publisher":"Elsevier","title":"Study on the resolution of multi-aircraft flight conflicts based on an IDQN","type":"article-journal"},"uris":["http://www.mendeley.com/documents/?uuid=f6a3b275-1708-4eb0-a4fd-568cec4df44c"]}],"mendeley":{"formattedCitation":"[46]","plainTextFormattedCitation":"[46]","previouslyFormattedCitation":"[46]"},"properties":{"noteIndex":0},"schema":"https://github.com/citation-style-language/schema/raw/master/csl-citation.json"}</w:instrText>
      </w:r>
      <w:r w:rsidRPr="00AB609A" w:rsidR="00A26374">
        <w:fldChar w:fldCharType="separate"/>
      </w:r>
      <w:r w:rsidRPr="00AB609A" w:rsidR="00A26374">
        <w:rPr>
          <w:noProof/>
          <w:lang w:val="en-GB"/>
        </w:rPr>
        <w:t>[46]</w:t>
      </w:r>
      <w:r w:rsidRPr="00AB609A" w:rsidR="00A26374">
        <w:fldChar w:fldCharType="end"/>
      </w:r>
      <w:r w:rsidRPr="00AB609A" w:rsidR="00AB609A">
        <w:rPr>
          <w:rFonts w:hint="eastAsia"/>
          <w:lang w:val="en-GB"/>
        </w:rPr>
        <w:t>.</w:t>
      </w:r>
      <w:r w:rsidRPr="00AB609A" w:rsidR="00F37ED4">
        <w:rPr>
          <w:lang w:val="en-GB"/>
        </w:rPr>
        <w:t xml:space="preserve"> The model of the above methods can give the resolution policy </w:t>
      </w:r>
      <w:del w:id="169" w:author="Editor 2" w:date="2021-07-20T07:39:17Z">
        <w:r w:rsidRPr="00AB609A" w:rsidR="00F37ED4">
          <w:rPr>
            <w:lang w:val="en-GB"/>
          </w:rPr>
          <w:delText>in</w:delText>
        </w:r>
      </w:del>
      <w:ins w:id="17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at the</w:t>
        </w:r>
      </w:ins>
      <w:r w:rsidRPr="00AB609A" w:rsidR="00F37ED4">
        <w:rPr>
          <w:lang w:val="en-GB"/>
        </w:rPr>
        <w:t xml:space="preserve"> millisecond level</w:t>
      </w:r>
      <w:ins w:id="17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AB609A" w:rsidR="00F37ED4">
        <w:rPr>
          <w:lang w:val="en-GB"/>
        </w:rPr>
        <w:t xml:space="preserve"> and the performance is verified to be feasible to a certain extent.</w:t>
      </w:r>
    </w:p>
    <w:p w:rsidR="0038564C" w:rsidP="00A33729" w14:paraId="53791F5C" w14:textId="2E54E793">
      <w:pPr>
        <w:pStyle w:val="Heading2"/>
      </w:pPr>
      <w:r>
        <w:rPr>
          <w:rFonts w:hint="eastAsia"/>
          <w:lang w:val="en-GB"/>
        </w:rPr>
        <w:t>Statements</w:t>
      </w:r>
    </w:p>
    <w:p w:rsidR="00DD3256" w:rsidRPr="004F5E4A" w:rsidP="004F5E4A" w14:paraId="61A4859F" w14:textId="7E653A58">
      <w:pPr>
        <w:ind w:firstLine="360"/>
      </w:pPr>
      <w:r w:rsidRPr="004F5E4A">
        <w:rPr>
          <w:lang w:val="en-GB"/>
        </w:rPr>
        <w:t xml:space="preserve">This paper does not consider </w:t>
      </w:r>
      <w:del w:id="172" w:author="Editor 2" w:date="2021-07-20T07:39:17Z">
        <w:r w:rsidRPr="004F5E4A">
          <w:rPr>
            <w:lang w:val="en-GB"/>
          </w:rPr>
          <w:delText xml:space="preserve">the </w:delText>
        </w:r>
      </w:del>
      <w:r w:rsidRPr="004F5E4A">
        <w:rPr>
          <w:lang w:val="en-GB"/>
        </w:rPr>
        <w:t>uncertainty factors such as weather, and</w:t>
      </w:r>
      <w:del w:id="173" w:author="Editor 2" w:date="2021-07-20T07:39:17Z">
        <w:r w:rsidRPr="004F5E4A">
          <w:rPr>
            <w:lang w:val="en-GB"/>
          </w:rPr>
          <w:delText xml:space="preserve"> the</w:delText>
        </w:r>
      </w:del>
      <w:r w:rsidRPr="004F5E4A">
        <w:rPr>
          <w:lang w:val="en-GB"/>
        </w:rPr>
        <w:t xml:space="preserve"> further research on </w:t>
      </w:r>
      <w:del w:id="174" w:author="Editor 2" w:date="2021-07-20T07:39:17Z">
        <w:r w:rsidRPr="004F5E4A">
          <w:rPr>
            <w:lang w:val="en-GB"/>
          </w:rPr>
          <w:delText xml:space="preserve">the </w:delText>
        </w:r>
      </w:del>
      <w:r w:rsidRPr="004F5E4A">
        <w:rPr>
          <w:lang w:val="en-GB"/>
        </w:rPr>
        <w:t xml:space="preserve">constraints such as conflict probability or risk will be put into </w:t>
      </w:r>
      <w:del w:id="175" w:author="Editor 2" w:date="2021-07-20T07:39:17Z">
        <w:r w:rsidRPr="004F5E4A">
          <w:rPr>
            <w:lang w:val="en-GB"/>
          </w:rPr>
          <w:delText xml:space="preserve">the </w:delText>
        </w:r>
      </w:del>
      <w:r w:rsidRPr="004F5E4A">
        <w:rPr>
          <w:lang w:val="en-GB"/>
        </w:rPr>
        <w:t xml:space="preserve">future work. This paper mainly studies the tactical MACR in the route sector airspace, which is triggered before the Short-Term Conflict Alert (STCA) </w:t>
      </w:r>
      <w:r w:rsidR="00D915AE">
        <w:fldChar w:fldCharType="begin" w:fldLock="1"/>
      </w:r>
      <w:r w:rsidR="00D915AE">
        <w:rPr>
          <w:lang w:val="en-GB"/>
        </w:rPr>
        <w:instrText xml:space="preserve">ADDIN CSL_CITATION {"citationItems":[{"id":"ITEM-1","itemData":{"author":[{"dropping-particle":"","family":"Everson","given":"Richard M","non-dropping-particle":"","parse-names":false,"suffix":""},{"dropping-particle":"","family":"Fieldsend","given":"Jonathan E","non-dropping-particle":"","parse-names":false,"suffix":""}],"container-title":"IEEE Transactions on Evolutionary Computation","id":"ITEM-1","issue":"2","issued":{"date-parts":[["2006"]]},"page":"187-198","publisher":"IEEE","title":"Multiobjective </w:instrText>
      </w:r>
      <w:r w:rsidR="00D915AE">
        <w:rPr>
          <w:lang w:val="en-GB"/>
        </w:rPr>
        <w:instrText>optimization</w:instrText>
      </w:r>
      <w:r w:rsidR="00D915AE">
        <w:rPr>
          <w:lang w:val="en-GB"/>
        </w:rPr>
        <w:instrText xml:space="preserve"> of safety related systems: An application to short-term conflict alert","type":"article-journal","volume":"10"},"uris":["http://www.mendeley.com/documents/?uuid=5826f815-0895-4f73-b22a-ec57bd63912d"]}],"mendeley":{"formattedCitation":"[47]","plainTextFormattedCitation":"[47]","previouslyFormattedCitation":"[47]"},"properties":{"noteIndex":0},"schema":"https://github.com/citation-style-language/schema/raw/master/csl-citation.json"}</w:instrText>
      </w:r>
      <w:r w:rsidR="00D915AE">
        <w:fldChar w:fldCharType="separate"/>
      </w:r>
      <w:r w:rsidRPr="00E906D8" w:rsidR="00D915AE">
        <w:rPr>
          <w:noProof/>
          <w:lang w:val="en-GB"/>
        </w:rPr>
        <w:t>[47]</w:t>
      </w:r>
      <w:r w:rsidR="00D915AE">
        <w:fldChar w:fldCharType="end"/>
      </w:r>
      <w:r w:rsidRPr="004F5E4A">
        <w:rPr>
          <w:lang w:val="en-GB"/>
        </w:rPr>
        <w:t xml:space="preserve"> and TCAS, and the potential conflict will be detected 5 minutes in advance. In this paper, the centralized method is used, that is, the CDR module of DSTs on the ground </w:t>
      </w:r>
      <w:del w:id="176" w:author="Editor 2" w:date="2021-07-20T07:39:17Z">
        <w:r w:rsidRPr="004F5E4A">
          <w:rPr>
            <w:lang w:val="en-GB"/>
          </w:rPr>
          <w:delText>formulate</w:delText>
        </w:r>
      </w:del>
      <w:ins w:id="17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formulates</w:t>
        </w:r>
      </w:ins>
      <w:r w:rsidRPr="004F5E4A">
        <w:rPr>
          <w:lang w:val="en-GB"/>
        </w:rPr>
        <w:t xml:space="preserve"> the global resolution policy for all conflict aircraft, </w:t>
      </w:r>
      <w:r w:rsidR="005C6027">
        <w:rPr>
          <w:rFonts w:hint="eastAsia"/>
          <w:lang w:val="en-GB"/>
        </w:rPr>
        <w:t>which</w:t>
      </w:r>
      <w:r w:rsidR="005C6027">
        <w:rPr>
          <w:lang w:val="en-GB"/>
        </w:rPr>
        <w:t xml:space="preserve"> </w:t>
      </w:r>
      <w:r w:rsidR="005C6027">
        <w:rPr>
          <w:rFonts w:hint="eastAsia"/>
          <w:lang w:val="en-GB"/>
        </w:rPr>
        <w:t>are</w:t>
      </w:r>
      <w:r w:rsidRPr="004F5E4A" w:rsidR="00C04E72">
        <w:rPr>
          <w:lang w:val="en-GB"/>
        </w:rPr>
        <w:t xml:space="preserve"> sent to conflict aircraft in the form of instruction through Controller Pilot Data Link Communications (CPDLC) or Data Communications (DATACOM) after ATCOs confirm, and the </w:t>
      </w:r>
      <w:ins w:id="178" w:author="Editor" w:date="2021-07-20T07:39:37Z">
        <w:r w:rsidRPr="004F5E4A" w:rsidR="00C04E72">
          <w:rPr>
            <w:lang w:val="en-GB"/>
          </w:rPr>
          <w:t>manoeuvres</w:t>
        </w:r>
      </w:ins>
      <w:del w:id="179" w:author="Editor" w:date="2021-07-20T07:39:37Z">
        <w:r w:rsidRPr="004F5E4A" w:rsidR="00C04E72">
          <w:rPr>
            <w:lang w:val="en-GB"/>
          </w:rPr>
          <w:delText>maneuvers</w:delText>
        </w:r>
      </w:del>
      <w:r w:rsidRPr="004F5E4A" w:rsidR="00C04E72">
        <w:rPr>
          <w:lang w:val="en-GB"/>
        </w:rPr>
        <w:t xml:space="preserve"> in the policy are discrete, such as climb 600</w:t>
      </w:r>
      <w:ins w:id="180" w:author="Editor" w:date="2021-07-20T07:39:33Z">
        <w:r w:rsidRPr="004F5E4A" w:rsidR="00C04E72">
          <w:rPr>
            <w:lang w:val="en-GB"/>
          </w:rPr>
          <w:t xml:space="preserve"> metre</w:t>
        </w:r>
      </w:ins>
      <w:del w:id="181" w:author="Editor" w:date="2021-07-20T07:39:33Z">
        <w:r w:rsidRPr="004F5E4A" w:rsidR="00C04E72">
          <w:rPr>
            <w:lang w:val="en-GB"/>
          </w:rPr>
          <w:delText xml:space="preserve"> meter</w:delText>
        </w:r>
      </w:del>
      <w:r w:rsidRPr="004F5E4A" w:rsidR="00C04E72">
        <w:rPr>
          <w:lang w:val="en-GB"/>
        </w:rPr>
        <w:t>s.</w:t>
      </w:r>
    </w:p>
    <w:p w:rsidR="00DD3256" w:rsidRPr="00DD3256" w:rsidP="00A33729" w14:paraId="46ACF2A8" w14:textId="11EF3E3C">
      <w:pPr>
        <w:pStyle w:val="Heading2"/>
      </w:pPr>
      <w:r>
        <w:rPr>
          <w:lang w:val="en-GB"/>
        </w:rPr>
        <w:t>Contributions</w:t>
      </w:r>
    </w:p>
    <w:p w:rsidR="004F5E4A" w:rsidP="00B35009" w14:paraId="3E113414" w14:textId="227DAAB1">
      <w:pPr>
        <w:pStyle w:val="ListParagraph"/>
        <w:numPr>
          <w:ilvl w:val="0"/>
          <w:numId w:val="21"/>
        </w:numPr>
        <w:ind w:firstLineChars="0"/>
      </w:pPr>
      <w:del w:id="182" w:author="Editor 2" w:date="2021-07-20T07:39:17Z">
        <w:r w:rsidRPr="004F5E4A">
          <w:rPr>
            <w:lang w:val="en-GB"/>
          </w:rPr>
          <w:delText>Combining</w:delText>
        </w:r>
      </w:del>
      <w:ins w:id="1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Combined</w:t>
        </w:r>
      </w:ins>
      <w:r w:rsidRPr="004F5E4A">
        <w:rPr>
          <w:lang w:val="en-GB"/>
        </w:rPr>
        <w:t xml:space="preserve"> with the air traffic control operation rules of</w:t>
      </w:r>
      <w:ins w:id="18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4F5E4A">
        <w:rPr>
          <w:lang w:val="en-GB"/>
        </w:rPr>
        <w:t xml:space="preserve"> route sector, three kinds of discrete actions are designed, including heading adjustment (dogleg </w:t>
      </w:r>
      <w:ins w:id="185" w:author="Editor" w:date="2021-07-20T07:39:37Z">
        <w:r w:rsidRPr="004F5E4A">
          <w:rPr>
            <w:lang w:val="en-GB"/>
          </w:rPr>
          <w:t>manoeuvre</w:t>
        </w:r>
      </w:ins>
      <w:del w:id="186" w:author="Editor" w:date="2021-07-20T07:39:37Z">
        <w:r w:rsidRPr="004F5E4A">
          <w:rPr>
            <w:lang w:val="en-GB"/>
          </w:rPr>
          <w:delText>maneuver</w:delText>
        </w:r>
      </w:del>
      <w:r w:rsidRPr="004F5E4A">
        <w:rPr>
          <w:lang w:val="en-GB"/>
        </w:rPr>
        <w:t xml:space="preserve">), altitude adjustment and speed adjustment. Considering the importance of </w:t>
      </w:r>
      <w:ins w:id="18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4F5E4A">
        <w:rPr>
          <w:lang w:val="en-GB"/>
        </w:rPr>
        <w:t xml:space="preserve">execution </w:t>
      </w:r>
      <w:r w:rsidRPr="004F5E4A">
        <w:rPr>
          <w:rFonts w:hint="eastAsia"/>
          <w:lang w:val="en-GB"/>
        </w:rPr>
        <w:t>time</w:t>
      </w:r>
      <w:r>
        <w:rPr>
          <w:lang w:val="en-GB"/>
        </w:rPr>
        <w:t xml:space="preserve"> of actions</w:t>
      </w:r>
      <w:r w:rsidRPr="004F5E4A">
        <w:rPr>
          <w:rFonts w:hint="eastAsia"/>
          <w:lang w:val="en-GB"/>
        </w:rPr>
        <w:t xml:space="preserve">, the method of </w:t>
      </w:r>
      <w:r w:rsidRPr="004F5E4A">
        <w:rPr>
          <w:lang w:val="en-GB"/>
        </w:rPr>
        <w:t>assembling</w:t>
      </w:r>
      <w:r w:rsidRPr="004F5E4A">
        <w:rPr>
          <w:rFonts w:hint="eastAsia"/>
          <w:lang w:val="en-GB"/>
        </w:rPr>
        <w:t xml:space="preserve"> multiple fixed time </w:t>
      </w:r>
      <w:del w:id="188" w:author="Editor 2" w:date="2021-07-20T07:39:17Z">
        <w:r>
          <w:rPr>
            <w:lang w:val="en-GB"/>
          </w:rPr>
          <w:delText xml:space="preserve">sub </w:delText>
        </w:r>
      </w:del>
      <w:del w:id="189" w:author="Editor 2" w:date="2021-07-20T07:39:17Z">
        <w:r w:rsidRPr="004F5E4A">
          <w:rPr>
            <w:rFonts w:hint="eastAsia"/>
            <w:lang w:val="en-GB"/>
          </w:rPr>
          <w:delText xml:space="preserve">models </w:delText>
        </w:r>
      </w:del>
      <w:ins w:id="1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sidRPr="004F5E4A">
        <w:rPr>
          <w:rFonts w:hint="eastAsia"/>
          <w:lang w:val="en-GB"/>
        </w:rPr>
        <w:t>is proposed to improve</w:t>
      </w:r>
      <w:ins w:id="19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4F5E4A">
        <w:rPr>
          <w:rFonts w:hint="eastAsia"/>
          <w:lang w:val="en-GB"/>
        </w:rPr>
        <w:t xml:space="preserve"> </w:t>
      </w:r>
      <w:r>
        <w:rPr>
          <w:lang w:val="en-GB"/>
        </w:rPr>
        <w:t xml:space="preserve">performance </w:t>
      </w:r>
      <w:r w:rsidRPr="004F5E4A">
        <w:rPr>
          <w:rFonts w:hint="eastAsia"/>
          <w:lang w:val="en-GB"/>
        </w:rPr>
        <w:t xml:space="preserve">and practicability of the </w:t>
      </w:r>
      <w:r>
        <w:rPr>
          <w:lang w:val="en-GB"/>
        </w:rPr>
        <w:t xml:space="preserve">resolution </w:t>
      </w:r>
      <w:r w:rsidRPr="004F5E4A">
        <w:rPr>
          <w:rFonts w:hint="eastAsia"/>
          <w:lang w:val="en-GB"/>
        </w:rPr>
        <w:t>model</w:t>
      </w:r>
      <w:r>
        <w:rPr>
          <w:lang w:val="en-GB"/>
        </w:rPr>
        <w:t xml:space="preserve"> </w:t>
      </w:r>
      <w:r w:rsidRPr="004F5E4A">
        <w:rPr>
          <w:rFonts w:hint="eastAsia"/>
          <w:lang w:val="en-GB"/>
        </w:rPr>
        <w:t>(Section</w:t>
      </w:r>
      <w:r w:rsidR="00957CD4">
        <w:rPr>
          <w:lang w:val="en-GB"/>
        </w:rPr>
        <w:t xml:space="preserve"> </w:t>
      </w:r>
      <w:r w:rsidR="00957CD4">
        <w:fldChar w:fldCharType="begin"/>
      </w:r>
      <w:r w:rsidR="00957CD4">
        <w:rPr>
          <w:lang w:val="en-GB"/>
        </w:rPr>
        <w:instrText xml:space="preserve"> </w:instrText>
      </w:r>
      <w:r w:rsidR="00957CD4">
        <w:rPr>
          <w:lang w:val="en-GB"/>
        </w:rPr>
        <w:instrText xml:space="preserve">REF _Ref76974817 \r \h </w:instrText>
      </w:r>
      <w:r w:rsidR="00957CD4">
        <w:fldChar w:fldCharType="separate"/>
      </w:r>
      <w:r w:rsidR="00957CD4">
        <w:rPr>
          <w:lang w:val="en-GB"/>
        </w:rPr>
        <w:t>2.2</w:t>
      </w:r>
      <w:r w:rsidR="00957CD4">
        <w:fldChar w:fldCharType="end"/>
      </w:r>
      <w:r>
        <w:rPr>
          <w:rFonts w:hint="eastAsia"/>
          <w:lang w:val="en-GB"/>
        </w:rPr>
        <w:t>).</w:t>
      </w:r>
    </w:p>
    <w:p w:rsidR="00CC320D" w:rsidP="00B35009" w14:paraId="15A048B6" w14:textId="78FB6DED">
      <w:pPr>
        <w:pStyle w:val="ListParagraph"/>
        <w:numPr>
          <w:ilvl w:val="0"/>
          <w:numId w:val="21"/>
        </w:numPr>
        <w:ind w:firstLineChars="0"/>
      </w:pPr>
      <w:r w:rsidRPr="00906BBE">
        <w:rPr>
          <w:lang w:val="en-GB"/>
        </w:rPr>
        <w:t xml:space="preserve">A </w:t>
      </w:r>
      <w:del w:id="192" w:author="Editor 2" w:date="2021-07-20T07:39:17Z">
        <w:r>
          <w:rPr>
            <w:rFonts w:hint="eastAsia"/>
            <w:lang w:val="en-GB"/>
          </w:rPr>
          <w:delText>Multi</w:delText>
        </w:r>
      </w:del>
      <w:del w:id="193" w:author="Editor 2" w:date="2021-07-20T07:39:17Z">
        <w:r>
          <w:rPr>
            <w:lang w:val="en-GB"/>
          </w:rPr>
          <w:delText>-</w:delText>
        </w:r>
      </w:del>
      <w:del w:id="194" w:author="Editor 2" w:date="2021-07-20T07:39:17Z">
        <w:r>
          <w:rPr>
            <w:rFonts w:hint="eastAsia"/>
            <w:lang w:val="en-GB"/>
          </w:rPr>
          <w:delText>Agent</w:delText>
        </w:r>
      </w:del>
      <w:del w:id="195" w:author="Editor 2" w:date="2021-07-20T07:39:17Z">
        <w:r>
          <w:rPr>
            <w:lang w:val="en-GB"/>
          </w:rPr>
          <w:delText xml:space="preserve"> </w:delText>
        </w:r>
      </w:del>
      <w:del w:id="196" w:author="Editor 2" w:date="2021-07-20T07:39:17Z">
        <w:r>
          <w:rPr>
            <w:rFonts w:hint="eastAsia"/>
            <w:lang w:val="en-GB"/>
          </w:rPr>
          <w:delText>D</w:delText>
        </w:r>
      </w:del>
      <w:del w:id="197" w:author="Editor 2" w:date="2021-07-20T07:39:17Z">
        <w:r w:rsidRPr="00906BBE">
          <w:rPr>
            <w:lang w:val="en-GB"/>
          </w:rPr>
          <w:delText xml:space="preserve">eep </w:delText>
        </w:r>
      </w:del>
      <w:del w:id="198" w:author="Editor 2" w:date="2021-07-20T07:39:17Z">
        <w:r>
          <w:rPr>
            <w:rFonts w:hint="eastAsia"/>
            <w:lang w:val="en-GB"/>
          </w:rPr>
          <w:delText>R</w:delText>
        </w:r>
      </w:del>
      <w:del w:id="199" w:author="Editor 2" w:date="2021-07-20T07:39:17Z">
        <w:r w:rsidRPr="00906BBE">
          <w:rPr>
            <w:lang w:val="en-GB"/>
          </w:rPr>
          <w:delText xml:space="preserve">einforcement </w:delText>
        </w:r>
      </w:del>
      <w:del w:id="200" w:author="Editor 2" w:date="2021-07-20T07:39:17Z">
        <w:r>
          <w:rPr>
            <w:rFonts w:hint="eastAsia"/>
            <w:lang w:val="en-GB"/>
          </w:rPr>
          <w:delText>L</w:delText>
        </w:r>
      </w:del>
      <w:del w:id="201" w:author="Editor 2" w:date="2021-07-20T07:39:17Z">
        <w:r>
          <w:rPr>
            <w:lang w:val="en-GB"/>
          </w:rPr>
          <w:delText>earning</w:delText>
        </w:r>
      </w:del>
      <w:ins w:id="20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 deep reinforcement learning</w:t>
        </w:r>
      </w:ins>
      <w:r>
        <w:rPr>
          <w:lang w:val="en-GB"/>
        </w:rPr>
        <w:t xml:space="preserve"> algorithm is used to train the resolution model, and the parameter sharing mechanism for </w:t>
      </w:r>
      <w:del w:id="203" w:author="Editor 2" w:date="2021-07-20T07:39:17Z">
        <w:r>
          <w:rPr>
            <w:lang w:val="en-GB"/>
          </w:rPr>
          <w:delText>multi-agent</w:delText>
        </w:r>
      </w:del>
      <w:ins w:id="20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 multiagent</w:t>
        </w:r>
      </w:ins>
      <w:r>
        <w:rPr>
          <w:lang w:val="en-GB"/>
        </w:rPr>
        <w:t xml:space="preserve"> system, dynamic RNN network structure and meta learning framework are introduced to transform the algorithm. The former two can support the resolution model to be expanded dynamically </w:t>
      </w:r>
      <w:del w:id="205" w:author="Editor 2" w:date="2021-07-20T07:39:17Z">
        <w:r>
          <w:rPr>
            <w:lang w:val="en-GB"/>
          </w:rPr>
          <w:delText xml:space="preserve">such that </w:delText>
        </w:r>
      </w:del>
      <w:ins w:id="20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to </w:t>
        </w:r>
      </w:ins>
      <w:r>
        <w:rPr>
          <w:lang w:val="en-GB"/>
        </w:rPr>
        <w:t xml:space="preserve">resolve </w:t>
      </w:r>
      <w:del w:id="207" w:author="Editor 2" w:date="2021-07-20T07:39:17Z">
        <w:r>
          <w:rPr>
            <w:lang w:val="en-GB"/>
          </w:rPr>
          <w:delText>multi-actor</w:delText>
        </w:r>
      </w:del>
      <w:ins w:id="20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Pr>
          <w:lang w:val="en-GB"/>
        </w:rPr>
        <w:t xml:space="preserve"> conflicts with different </w:t>
      </w:r>
      <w:del w:id="209" w:author="Editor 2" w:date="2021-07-20T07:39:17Z">
        <w:r>
          <w:rPr>
            <w:lang w:val="en-GB"/>
          </w:rPr>
          <w:delText>number</w:delText>
        </w:r>
      </w:del>
      <w:ins w:id="21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w:t>
        </w:r>
      </w:ins>
      <w:r>
        <w:rPr>
          <w:lang w:val="en-GB"/>
        </w:rPr>
        <w:t xml:space="preserve"> of conflict aircraft. The latter will protect or even improve the performance and stability of the model (Section</w:t>
      </w:r>
      <w:r>
        <w:rPr>
          <w:lang w:val="en-GB"/>
        </w:rPr>
        <w:t xml:space="preserve"> </w:t>
      </w:r>
      <w:r>
        <w:fldChar w:fldCharType="begin"/>
      </w:r>
      <w:r>
        <w:rPr>
          <w:lang w:val="en-GB"/>
        </w:rPr>
        <w:instrText xml:space="preserve"> </w:instrText>
      </w:r>
      <w:r>
        <w:rPr>
          <w:lang w:val="en-GB"/>
        </w:rPr>
        <w:instrText xml:space="preserve">REF _Ref76646666 \r \h </w:instrText>
      </w:r>
      <w:r>
        <w:fldChar w:fldCharType="separate"/>
      </w:r>
      <w:r>
        <w:rPr>
          <w:lang w:val="en-GB"/>
        </w:rPr>
        <w:t>3</w:t>
      </w:r>
      <w:r>
        <w:fldChar w:fldCharType="end"/>
      </w:r>
      <w:r w:rsidRPr="00906BBE">
        <w:rPr>
          <w:lang w:val="en-GB"/>
        </w:rPr>
        <w:t>);</w:t>
      </w:r>
    </w:p>
    <w:p w:rsidR="00657492" w:rsidP="00B35009" w14:paraId="5ABAAB64" w14:textId="40970F67">
      <w:pPr>
        <w:pStyle w:val="ListParagraph"/>
        <w:numPr>
          <w:ilvl w:val="0"/>
          <w:numId w:val="21"/>
        </w:numPr>
        <w:ind w:firstLineChars="0"/>
      </w:pPr>
      <w:r>
        <w:rPr>
          <w:lang w:val="en-GB"/>
        </w:rPr>
        <w:t>According to the definition of pairwise conflict and the operation of</w:t>
      </w:r>
      <w:ins w:id="21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Pr>
          <w:lang w:val="en-GB"/>
        </w:rPr>
        <w:t xml:space="preserve"> route sector, the idea of resolving route sector conflict is proposed, and </w:t>
      </w:r>
      <w:del w:id="212" w:author="Editor 2" w:date="2021-07-20T07:39:17Z">
        <w:r>
          <w:rPr>
            <w:lang w:val="en-GB"/>
          </w:rPr>
          <w:delText xml:space="preserve">the multi-actor </w:delText>
        </w:r>
      </w:del>
      <w:ins w:id="21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multiactor </w:t>
        </w:r>
      </w:ins>
      <w:r>
        <w:rPr>
          <w:lang w:val="en-GB"/>
        </w:rPr>
        <w:t>conflict is defined (Section</w:t>
      </w:r>
      <w:r>
        <w:rPr>
          <w:lang w:val="en-GB"/>
        </w:rPr>
        <w:t xml:space="preserve"> </w:t>
      </w:r>
      <w:r>
        <w:fldChar w:fldCharType="begin"/>
      </w:r>
      <w:r>
        <w:rPr>
          <w:lang w:val="en-GB"/>
        </w:rPr>
        <w:instrText xml:space="preserve"> </w:instrText>
      </w:r>
      <w:r>
        <w:rPr>
          <w:lang w:val="en-GB"/>
        </w:rPr>
        <w:instrText xml:space="preserve">REF _Ref76974778 \r \h </w:instrText>
      </w:r>
      <w:r>
        <w:fldChar w:fldCharType="separate"/>
      </w:r>
      <w:r>
        <w:rPr>
          <w:lang w:val="en-GB"/>
        </w:rPr>
        <w:t>2.1</w:t>
      </w:r>
      <w:r>
        <w:fldChar w:fldCharType="end"/>
      </w:r>
      <w:r w:rsidRPr="00906BBE" w:rsidR="00906BBE">
        <w:rPr>
          <w:lang w:val="en-GB"/>
        </w:rPr>
        <w:t>). Using the real flight plan and airspace environment elements such as route, waypoint and sector,</w:t>
      </w:r>
      <w:del w:id="214" w:author="Editor 2" w:date="2021-07-20T07:39:17Z">
        <w:r w:rsidRPr="00906BBE" w:rsidR="00906BBE">
          <w:rPr>
            <w:lang w:val="en-GB"/>
          </w:rPr>
          <w:delText xml:space="preserve"> the</w:delText>
        </w:r>
      </w:del>
      <w:r w:rsidRPr="00906BBE" w:rsidR="00906BBE">
        <w:rPr>
          <w:lang w:val="en-GB"/>
        </w:rPr>
        <w:t xml:space="preserve"> high-density </w:t>
      </w:r>
      <w:del w:id="215" w:author="Editor 2" w:date="2021-07-20T07:39:17Z">
        <w:r w:rsidRPr="00906BBE" w:rsidR="00906BBE">
          <w:rPr>
            <w:lang w:val="en-GB"/>
          </w:rPr>
          <w:delText>multi-actor</w:delText>
        </w:r>
      </w:del>
      <w:ins w:id="21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906BBE" w:rsidR="00906BBE">
        <w:rPr>
          <w:lang w:val="en-GB"/>
        </w:rPr>
        <w:t xml:space="preserve"> conflict scenarios are constructed and chosen as train samples and test samples of the resolution model, and the training curve and performance test results are </w:t>
      </w:r>
      <w:ins w:id="217" w:author="Editor" w:date="2021-07-20T07:39:33Z">
        <w:r w:rsidRPr="00906BBE" w:rsidR="00906BBE">
          <w:rPr>
            <w:lang w:val="en-GB"/>
          </w:rPr>
          <w:t>analysed</w:t>
        </w:r>
      </w:ins>
      <w:del w:id="218" w:author="Editor" w:date="2021-07-20T07:39:33Z">
        <w:r w:rsidRPr="00906BBE" w:rsidR="00906BBE">
          <w:rPr>
            <w:lang w:val="en-GB"/>
          </w:rPr>
          <w:delText>analyzed</w:delText>
        </w:r>
      </w:del>
      <w:r w:rsidRPr="00906BBE" w:rsidR="00906BBE">
        <w:rPr>
          <w:lang w:val="en-GB"/>
        </w:rPr>
        <w:t xml:space="preserve"> (Section</w:t>
      </w:r>
      <w:r w:rsidRPr="00906BBE" w:rsidR="00906BBE">
        <w:rPr>
          <w:lang w:val="en-GB"/>
        </w:rPr>
        <w:t xml:space="preserve"> </w:t>
      </w:r>
      <w:r w:rsidR="00906BBE">
        <w:fldChar w:fldCharType="begin"/>
      </w:r>
      <w:r w:rsidR="00906BBE">
        <w:rPr>
          <w:lang w:val="en-GB"/>
        </w:rPr>
        <w:instrText xml:space="preserve"> </w:instrText>
      </w:r>
      <w:r w:rsidR="00906BBE">
        <w:rPr>
          <w:lang w:val="en-GB"/>
        </w:rPr>
        <w:instrText xml:space="preserve">REF _Ref76646881 \r \h </w:instrText>
      </w:r>
      <w:r w:rsidR="00906BBE">
        <w:fldChar w:fldCharType="separate"/>
      </w:r>
      <w:r w:rsidR="00906BBE">
        <w:rPr>
          <w:lang w:val="en-GB"/>
        </w:rPr>
        <w:t>4</w:t>
      </w:r>
      <w:r w:rsidR="00906BBE">
        <w:fldChar w:fldCharType="end"/>
      </w:r>
      <w:r w:rsidRPr="00906BBE" w:rsidR="00906BBE">
        <w:rPr>
          <w:lang w:val="en-GB"/>
        </w:rPr>
        <w:t>).</w:t>
      </w:r>
    </w:p>
    <w:p w:rsidR="0024199B" w:rsidP="00A33729" w14:paraId="48076A4F" w14:textId="5F86237A">
      <w:pPr>
        <w:pStyle w:val="Heading1"/>
      </w:pPr>
      <w:bookmarkStart w:id="219" w:name="_Ref76637083"/>
      <w:r>
        <w:rPr>
          <w:lang w:val="en-GB"/>
        </w:rPr>
        <w:t>Problem Formulation</w:t>
      </w:r>
      <w:bookmarkEnd w:id="219"/>
    </w:p>
    <w:p w:rsidR="00297AD6" w:rsidRPr="00991436" w:rsidP="00A33729" w14:paraId="185D6A15" w14:textId="6BE81E27">
      <w:pPr>
        <w:pStyle w:val="Heading2"/>
      </w:pPr>
      <w:bookmarkStart w:id="220" w:name="_Ref76974778"/>
      <w:r w:rsidRPr="00991436">
        <w:rPr>
          <w:lang w:val="en-GB"/>
        </w:rPr>
        <w:t>Problem Statement</w:t>
      </w:r>
      <w:bookmarkEnd w:id="220"/>
    </w:p>
    <w:p w:rsidR="00984322" w:rsidP="00A64827" w14:paraId="34D15EF5" w14:textId="0221BB7B">
      <w:pPr>
        <w:ind w:firstLine="360"/>
      </w:pPr>
      <w:r w:rsidRPr="006E55FE">
        <w:rPr>
          <w:lang w:val="en-GB"/>
        </w:rPr>
        <w:t xml:space="preserve">The intervals between two aircraft include lateral, longitudinal and vertical </w:t>
      </w:r>
      <w:del w:id="221" w:author="Editor 2" w:date="2021-07-20T07:39:17Z">
        <w:r w:rsidRPr="006E55FE">
          <w:rPr>
            <w:lang w:val="en-GB"/>
          </w:rPr>
          <w:delText>interval,</w:delText>
        </w:r>
      </w:del>
      <w:ins w:id="22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intervals, and</w:t>
        </w:r>
      </w:ins>
      <w:r w:rsidRPr="006E55FE">
        <w:rPr>
          <w:lang w:val="en-GB"/>
        </w:rPr>
        <w:t xml:space="preserve"> the former two are also called horizontal </w:t>
      </w:r>
      <w:del w:id="223" w:author="Editor 2" w:date="2021-07-20T07:39:17Z">
        <w:r w:rsidRPr="006E55FE">
          <w:rPr>
            <w:lang w:val="en-GB"/>
          </w:rPr>
          <w:delText>interval</w:delText>
        </w:r>
      </w:del>
      <w:ins w:id="22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intervals</w:t>
        </w:r>
      </w:ins>
      <w:r w:rsidRPr="006E55FE">
        <w:rPr>
          <w:lang w:val="en-GB"/>
        </w:rPr>
        <w:t xml:space="preserve">. When all kinds of intervals do not meet the minimum safety separation criterion, a pairwise flight conflict will occur </w:t>
      </w:r>
      <w:r w:rsidR="003E7F45">
        <w:fldChar w:fldCharType="begin" w:fldLock="1"/>
      </w:r>
      <w:r w:rsidR="003E7F45">
        <w:rPr>
          <w:lang w:val="en-GB"/>
        </w:rPr>
        <w:instrText>ADDIN CSL_CITATION {"citationItems":[{"id":"ITEM-1","itemData":{"author":[{"dropping-particle":"","family":"Doc","given":"ICAO","non-dropping-particle":"","parse-names":false,"suffix":""}],"container-title":"Montreal, QC, Canada: The International Civil Aviation Organization (ICAO)","id":"ITEM-1","issued":{"date-parts":[["2016"]]},"title":"4444--procedures for air navigation services--air traffic management","type":"article-journal"},"uris":["http://www.mendeley.com/documents/?uuid=6932074a-09b7-4723-a3c2-7d58db40218a"]}],"mendeley":{"formattedCitation":"[48]","plainTextFormattedCitation":"[48]","previouslyFormattedCitation":"[48]"},"properties":{"noteIndex":0},"schema":"https://github.com/citation-style-language/schema/raw/master/csl-citation.json"}</w:instrText>
      </w:r>
      <w:r w:rsidR="003E7F45">
        <w:fldChar w:fldCharType="separate"/>
      </w:r>
      <w:r w:rsidRPr="003E7F45" w:rsidR="003E7F45">
        <w:rPr>
          <w:noProof/>
          <w:lang w:val="en-GB"/>
        </w:rPr>
        <w:t>[48]</w:t>
      </w:r>
      <w:r w:rsidR="003E7F45">
        <w:fldChar w:fldCharType="end"/>
      </w:r>
      <w:r>
        <w:rPr>
          <w:rFonts w:hint="eastAsia"/>
          <w:lang w:val="en-GB"/>
        </w:rPr>
        <w:t>.</w:t>
      </w:r>
      <w:r>
        <w:rPr>
          <w:lang w:val="en-GB"/>
        </w:rPr>
        <w:t xml:space="preserve"> In the route sector, the value of the minimum safety separation depends on the density and the scope of the airspace. Therefore, this paper uses a uniform separation criterion, that is, the horizontal interval is 10 km, and the vertical interval is 300 m.</w:t>
      </w:r>
    </w:p>
    <w:p w:rsidR="005D2D45" w:rsidP="005D0A03" w14:paraId="7663D6AF" w14:textId="1E5D2226">
      <w:pPr>
        <w:ind w:firstLine="360"/>
      </w:pPr>
      <w:r w:rsidRPr="00245766" w:rsidR="00245766">
        <w:rPr>
          <w:lang w:val="en-GB"/>
        </w:rPr>
        <w:t xml:space="preserve">Although not clearly defined, it is no doubt that a </w:t>
      </w:r>
      <w:del w:id="225" w:author="Editor 2" w:date="2021-07-20T07:39:17Z">
        <w:r w:rsidRPr="00245766" w:rsidR="00245766">
          <w:rPr>
            <w:lang w:val="en-GB"/>
          </w:rPr>
          <w:delText>multi-actor (multi-aircraft</w:delText>
        </w:r>
      </w:del>
      <w:ins w:id="22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 (multiaircraft</w:t>
        </w:r>
      </w:ins>
      <w:r w:rsidRPr="00245766" w:rsidR="00245766">
        <w:rPr>
          <w:lang w:val="en-GB"/>
        </w:rPr>
        <w:t xml:space="preserve">) conflict </w:t>
      </w:r>
      <w:del w:id="227" w:author="Editor 2" w:date="2021-07-20T07:39:17Z">
        <w:r w:rsidRPr="00245766" w:rsidR="00245766">
          <w:rPr>
            <w:lang w:val="en-GB"/>
          </w:rPr>
          <w:delText>is consist</w:delText>
        </w:r>
      </w:del>
      <w:ins w:id="22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consists</w:t>
        </w:r>
      </w:ins>
      <w:r w:rsidRPr="00245766" w:rsidR="00245766">
        <w:rPr>
          <w:lang w:val="en-GB"/>
        </w:rPr>
        <w:t xml:space="preserve"> of several pairwise </w:t>
      </w:r>
      <w:del w:id="229" w:author="Editor 2" w:date="2021-07-20T07:39:17Z">
        <w:r w:rsidRPr="00245766" w:rsidR="00245766">
          <w:rPr>
            <w:lang w:val="en-GB"/>
          </w:rPr>
          <w:delText>conflict</w:delText>
        </w:r>
      </w:del>
      <w:ins w:id="23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conflicts</w:t>
        </w:r>
      </w:ins>
      <w:r w:rsidRPr="00245766" w:rsidR="00245766">
        <w:rPr>
          <w:lang w:val="en-GB"/>
        </w:rPr>
        <w:t xml:space="preserve">. It is worth noting that the </w:t>
      </w:r>
      <w:del w:id="231" w:author="Editor 2" w:date="2021-07-20T07:39:17Z">
        <w:r w:rsidRPr="00245766" w:rsidR="00245766">
          <w:rPr>
            <w:lang w:val="en-GB"/>
          </w:rPr>
          <w:delText xml:space="preserve">“multi-actor” in the term </w:delText>
        </w:r>
      </w:del>
      <w:ins w:id="2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term “multiactor” </w:t>
        </w:r>
      </w:ins>
      <w:r w:rsidRPr="00245766" w:rsidR="00245766">
        <w:rPr>
          <w:lang w:val="en-GB"/>
        </w:rPr>
        <w:t>does not mean that there are multiple aircraft in the scenario</w:t>
      </w:r>
      <w:del w:id="233" w:author="Editor 2" w:date="2021-07-20T07:39:17Z">
        <w:r w:rsidRPr="00245766" w:rsidR="00245766">
          <w:rPr>
            <w:lang w:val="en-GB"/>
          </w:rPr>
          <w:delText>,</w:delText>
        </w:r>
      </w:del>
      <w:r w:rsidRPr="00245766" w:rsidR="00245766">
        <w:rPr>
          <w:lang w:val="en-GB"/>
        </w:rPr>
        <w:t xml:space="preserve"> but that the number of aircraft involved in the conflict is greater than or equal to 3. Therefore, this paper states the definition of </w:t>
      </w:r>
      <w:del w:id="234" w:author="Editor 2" w:date="2021-07-20T07:39:17Z">
        <w:r w:rsidRPr="00245766" w:rsidR="00245766">
          <w:rPr>
            <w:lang w:val="en-GB"/>
          </w:rPr>
          <w:delText>multi-actor</w:delText>
        </w:r>
      </w:del>
      <w:ins w:id="23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245766" w:rsidR="00245766">
        <w:rPr>
          <w:lang w:val="en-GB"/>
        </w:rPr>
        <w:t xml:space="preserve"> conflict according to the temporal and spatial distribution of pairwise conflicts in the route sector</w:t>
      </w:r>
      <w:del w:id="236" w:author="Editor 2" w:date="2021-07-20T07:39:17Z">
        <w:r w:rsidRPr="00245766" w:rsidR="00245766">
          <w:rPr>
            <w:lang w:val="en-GB"/>
          </w:rPr>
          <w:delText>,</w:delText>
        </w:r>
      </w:del>
      <w:r w:rsidRPr="00245766" w:rsidR="00245766">
        <w:rPr>
          <w:lang w:val="en-GB"/>
        </w:rPr>
        <w:t xml:space="preserve"> and</w:t>
      </w:r>
      <w:del w:id="237" w:author="Editor 2" w:date="2021-07-20T07:39:17Z">
        <w:r w:rsidRPr="00245766" w:rsidR="00245766">
          <w:rPr>
            <w:lang w:val="en-GB"/>
          </w:rPr>
          <w:delText xml:space="preserve"> meanwhile,</w:delText>
        </w:r>
      </w:del>
      <w:r w:rsidRPr="00245766" w:rsidR="00245766">
        <w:rPr>
          <w:lang w:val="en-GB"/>
        </w:rPr>
        <w:t xml:space="preserve"> provides a solution for the overall resolution of these conflicts.</w:t>
      </w:r>
      <w:r w:rsidR="003C536F">
        <w:rPr>
          <w:rFonts w:hint="eastAsia"/>
          <w:lang w:val="en-GB"/>
        </w:rPr>
        <w:t xml:space="preserve"> </w:t>
      </w:r>
      <w:r w:rsidR="00F91CC9">
        <w:rPr>
          <w:lang w:val="en-GB"/>
        </w:rPr>
        <w:t xml:space="preserve">In the future, with the increase </w:t>
      </w:r>
      <w:del w:id="238" w:author="Editor 2" w:date="2021-07-20T07:39:17Z">
        <w:r w:rsidR="00F91CC9">
          <w:rPr>
            <w:lang w:val="en-GB"/>
          </w:rPr>
          <w:delText>of</w:delText>
        </w:r>
      </w:del>
      <w:ins w:id="2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00F91CC9">
        <w:rPr>
          <w:lang w:val="en-GB"/>
        </w:rPr>
        <w:t xml:space="preserve"> flight flow in sector airspace, the pairwise conflicts will </w:t>
      </w:r>
      <w:del w:id="240" w:author="Editor 2" w:date="2021-07-20T07:39:17Z">
        <w:r w:rsidR="00F91CC9">
          <w:rPr>
            <w:lang w:val="en-GB"/>
          </w:rPr>
          <w:delText>be more and more</w:delText>
        </w:r>
      </w:del>
      <w:ins w:id="2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increase</w:t>
        </w:r>
      </w:ins>
      <w:r w:rsidR="00F91CC9">
        <w:rPr>
          <w:lang w:val="en-GB"/>
        </w:rPr>
        <w:t xml:space="preserve">, and the relationship between the pairwise conflicts will be closer, which results in </w:t>
      </w:r>
      <w:del w:id="242" w:author="Editor 2" w:date="2021-07-20T07:39:17Z">
        <w:r w:rsidR="00F91CC9">
          <w:rPr>
            <w:lang w:val="en-GB"/>
          </w:rPr>
          <w:delText xml:space="preserve">having </w:delText>
        </w:r>
      </w:del>
      <w:r w:rsidR="00F91CC9">
        <w:rPr>
          <w:lang w:val="en-GB"/>
        </w:rPr>
        <w:t xml:space="preserve">mutual influence on their resolution process. Solving large-scale conflicts in a sector as a whole is also a complex and computational </w:t>
      </w:r>
      <w:del w:id="243" w:author="Editor 2" w:date="2021-07-20T07:39:17Z">
        <w:r w:rsidR="00F91CC9">
          <w:rPr>
            <w:lang w:val="en-GB"/>
          </w:rPr>
          <w:delText>problems</w:delText>
        </w:r>
      </w:del>
      <w:ins w:id="24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problem</w:t>
        </w:r>
      </w:ins>
      <w:r w:rsidR="00F91CC9">
        <w:rPr>
          <w:lang w:val="en-GB"/>
        </w:rPr>
        <w:t xml:space="preserve">. Hence, some pairwise conflicts with certain connections can be merged into a </w:t>
      </w:r>
      <w:del w:id="245" w:author="Editor 2" w:date="2021-07-20T07:39:17Z">
        <w:r w:rsidR="00F91CC9">
          <w:rPr>
            <w:lang w:val="en-GB"/>
          </w:rPr>
          <w:delText>multi-actor</w:delText>
        </w:r>
      </w:del>
      <w:ins w:id="24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F91CC9">
        <w:rPr>
          <w:lang w:val="en-GB"/>
        </w:rPr>
        <w:t xml:space="preserve"> conflict, and the process of solving each </w:t>
      </w:r>
      <w:del w:id="247" w:author="Editor 2" w:date="2021-07-20T07:39:17Z">
        <w:r w:rsidR="00F91CC9">
          <w:rPr>
            <w:lang w:val="en-GB"/>
          </w:rPr>
          <w:delText>multi-actor</w:delText>
        </w:r>
      </w:del>
      <w:ins w:id="24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F91CC9">
        <w:rPr>
          <w:lang w:val="en-GB"/>
        </w:rPr>
        <w:t xml:space="preserve"> conflict is relatively independent. Then, an algorithm is used to output the solution policy for each </w:t>
      </w:r>
      <w:del w:id="249" w:author="Editor 2" w:date="2021-07-20T07:39:17Z">
        <w:r w:rsidR="00F91CC9">
          <w:rPr>
            <w:lang w:val="en-GB"/>
          </w:rPr>
          <w:delText>multi-actor</w:delText>
        </w:r>
      </w:del>
      <w:ins w:id="25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F91CC9">
        <w:rPr>
          <w:lang w:val="en-GB"/>
        </w:rPr>
        <w:t xml:space="preserve"> conflict.</w:t>
      </w:r>
    </w:p>
    <w:p w:rsidR="00E85502" w:rsidP="00A9435E" w14:paraId="5F67D0F0" w14:textId="71A136B2">
      <w:pPr>
        <w:keepNext/>
        <w:spacing w:line="240" w:lineRule="auto"/>
        <w:ind w:firstLine="0" w:firstLineChars="0"/>
        <w:jc w:val="cente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9.33pt;height:223.05pt" o:oleicon="f" o:ole="">
            <v:imagedata r:id="rId7" o:title=""/>
          </v:shape>
          <o:OLEObject Type="Embed" ProgID="Visio.Drawing.15" ShapeID="_x0000_i1026" DrawAspect="Content" ObjectID="_1687665973" r:id="rId8"/>
        </w:object>
      </w:r>
    </w:p>
    <w:p w:rsidR="00E85502" w:rsidP="00A9435E" w14:paraId="3037954F" w14:textId="55018160">
      <w:pPr>
        <w:pStyle w:val="Figure"/>
        <w:spacing w:after="156"/>
      </w:pPr>
      <w:bookmarkStart w:id="251" w:name="_Ref73698821"/>
      <w:r>
        <w:rPr>
          <w:lang w:val="en-GB"/>
        </w:rPr>
        <w:t>Figure</w:t>
      </w:r>
      <w:r>
        <w:rPr>
          <w:lang w:val="en-GB"/>
        </w:rPr>
        <w:t xml:space="preserve"> </w:t>
      </w:r>
      <w:r>
        <w:fldChar w:fldCharType="begin"/>
      </w:r>
      <w:r>
        <w:rPr>
          <w:lang w:val="en-GB"/>
        </w:rPr>
        <w:instrText xml:space="preserve"> </w:instrText>
      </w:r>
      <w:r>
        <w:rPr>
          <w:lang w:val="en-GB"/>
        </w:rPr>
        <w:instrText xml:space="preserve">SEQ Figure \* ARABIC </w:instrText>
      </w:r>
      <w:r>
        <w:fldChar w:fldCharType="separate"/>
      </w:r>
      <w:r w:rsidR="00880342">
        <w:rPr>
          <w:lang w:val="en-GB"/>
        </w:rPr>
        <w:t>1</w:t>
      </w:r>
      <w:r>
        <w:fldChar w:fldCharType="end"/>
      </w:r>
      <w:bookmarkEnd w:id="251"/>
      <w:r w:rsidRPr="000E63C1" w:rsidR="000E63C1">
        <w:rPr>
          <w:lang w:val="en-GB"/>
        </w:rPr>
        <w:t xml:space="preserve">. Schematic diagram of </w:t>
      </w:r>
      <w:ins w:id="252"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E63C1" w:rsidR="000E63C1">
        <w:rPr>
          <w:lang w:val="en-GB"/>
        </w:rPr>
        <w:t>time space relationship between pairwise conflicts</w:t>
      </w:r>
      <w:r w:rsidR="000E63C1">
        <w:rPr>
          <w:rFonts w:hint="eastAsia"/>
          <w:lang w:val="en-GB"/>
        </w:rPr>
        <w:t>.</w:t>
      </w:r>
    </w:p>
    <w:p w:rsidR="00387DE2" w:rsidP="005D0A03" w14:paraId="54F9A68F" w14:textId="6EA5AC90">
      <w:pPr>
        <w:ind w:firstLine="360"/>
      </w:pPr>
      <w:del w:id="253" w:author="Editor 2" w:date="2021-07-20T07:39:17Z">
        <w:r w:rsidR="00C466BD">
          <w:rPr>
            <w:lang w:val="en-GB"/>
          </w:rPr>
          <w:delText>the</w:delText>
        </w:r>
      </w:del>
      <w:ins w:id="25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w:t>
        </w:r>
      </w:ins>
      <w:r w:rsidR="00C466BD">
        <w:rPr>
          <w:lang w:val="en-GB"/>
        </w:rPr>
        <w:t xml:space="preserve"> focus of this paper is not to explore the correlation between pairwise conflicts</w:t>
      </w:r>
      <w:del w:id="255" w:author="Editor 2" w:date="2021-07-20T07:39:17Z">
        <w:r w:rsidR="00C466BD">
          <w:rPr>
            <w:lang w:val="en-GB"/>
          </w:rPr>
          <w:delText>,</w:delText>
        </w:r>
      </w:del>
      <w:r w:rsidR="00C466BD">
        <w:rPr>
          <w:lang w:val="en-GB"/>
        </w:rPr>
        <w:t xml:space="preserve"> but to provide algorithm support for resolving </w:t>
      </w:r>
      <w:del w:id="256" w:author="Editor 2" w:date="2021-07-20T07:39:17Z">
        <w:r w:rsidR="00C466BD">
          <w:rPr>
            <w:lang w:val="en-GB"/>
          </w:rPr>
          <w:delText>multi-actor</w:delText>
        </w:r>
      </w:del>
      <w:ins w:id="25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C466BD">
        <w:rPr>
          <w:lang w:val="en-GB"/>
        </w:rPr>
        <w:t xml:space="preserve"> conflict under this idea. Therefore, a simple </w:t>
      </w:r>
      <w:del w:id="258" w:author="Editor 2" w:date="2021-07-20T07:39:17Z">
        <w:r w:rsidR="00C466BD">
          <w:rPr>
            <w:lang w:val="en-GB"/>
          </w:rPr>
          <w:delText>way</w:delText>
        </w:r>
      </w:del>
      <w:ins w:id="25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method</w:t>
        </w:r>
      </w:ins>
      <w:r w:rsidR="00C466BD">
        <w:rPr>
          <w:lang w:val="en-GB"/>
        </w:rPr>
        <w:t xml:space="preserve"> is selected to establish the correlation, that is, the conflict time is within a certain space-time range, and/or there is overlapping flight (for example, the call sign of conflict aircraft in pairwise conflict 1 is A and B, and the conflict aircraft of pairwise conflict 2 is B and C, then the overlapping flight between conflict 1 and 2 is B). As shown in</w:t>
      </w:r>
      <w:r w:rsidR="00C466BD">
        <w:rPr>
          <w:lang w:val="en-GB"/>
        </w:rPr>
        <w:t xml:space="preserve"> </w:t>
      </w:r>
      <w:r w:rsidR="0004425D">
        <w:fldChar w:fldCharType="begin"/>
      </w:r>
      <w:r w:rsidR="0004425D">
        <w:rPr>
          <w:lang w:val="en-GB"/>
        </w:rPr>
        <w:instrText xml:space="preserve"> </w:instrText>
      </w:r>
      <w:r w:rsidR="0004425D">
        <w:rPr>
          <w:rFonts w:hint="eastAsia"/>
          <w:lang w:val="en-GB"/>
        </w:rPr>
        <w:instrText>REF _Ref73698821 \h</w:instrText>
      </w:r>
      <w:r w:rsidR="0004425D">
        <w:rPr>
          <w:lang w:val="en-GB"/>
        </w:rPr>
        <w:instrText xml:space="preserve"> </w:instrText>
      </w:r>
      <w:r w:rsidR="0004425D">
        <w:fldChar w:fldCharType="separate"/>
      </w:r>
      <w:r w:rsidR="00557724">
        <w:rPr>
          <w:lang w:val="en-GB"/>
        </w:rPr>
        <w:t xml:space="preserve">Figure </w:t>
      </w:r>
      <w:r w:rsidR="00557724">
        <w:rPr>
          <w:noProof/>
          <w:lang w:val="en-GB"/>
        </w:rPr>
        <w:t>1</w:t>
      </w:r>
      <w:r w:rsidR="0004425D">
        <w:fldChar w:fldCharType="end"/>
      </w:r>
      <w:r w:rsidRPr="005D5FF8" w:rsidR="005D5FF8">
        <w:rPr>
          <w:lang w:val="en-GB"/>
        </w:rPr>
        <w:t xml:space="preserve">, there are five </w:t>
      </w:r>
      <w:del w:id="260" w:author="Editor 2" w:date="2021-07-20T07:39:17Z">
        <w:r w:rsidRPr="005D5FF8" w:rsidR="005D5FF8">
          <w:rPr>
            <w:lang w:val="en-GB"/>
          </w:rPr>
          <w:delText>multi-actor</w:delText>
        </w:r>
      </w:del>
      <w:ins w:id="26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5D5FF8" w:rsidR="005D5FF8">
        <w:rPr>
          <w:lang w:val="en-GB"/>
        </w:rPr>
        <w:t xml:space="preserve"> conflicts and three pairwise conflicts from</w:t>
      </w:r>
      <w:r w:rsidRPr="005D5FF8" w:rsidR="005D5FF8">
        <w:rPr>
          <w:lang w:val="en-GB"/>
        </w:rPr>
        <w:t xml:space="preserve"> </w:t>
      </w:r>
      <w:bookmarkStart w:id="262" w:name="MTBlankEqn"/>
      <w:r>
        <w:rPr>
          <w:position w:val="-6"/>
        </w:rPr>
        <w:object>
          <v:shape id="_x0000_i1027" type="#_x0000_t75" style="width:7.2pt;height:14.4pt" o:oleicon="f" o:ole="">
            <v:imagedata r:id="rId9" o:title=""/>
          </v:shape>
          <o:OLEObject Type="Embed" ProgID="Equation.DSMT4" ShapeID="_x0000_i1027" DrawAspect="Content" ObjectID="_1687665974" r:id="rId10"/>
        </w:object>
      </w:r>
      <w:bookmarkEnd w:id="262"/>
      <w:r w:rsidR="005D5FF8">
        <w:rPr>
          <w:noProof/>
          <w:lang w:val="en-GB"/>
        </w:rPr>
        <w:t xml:space="preserve"> to </w:t>
      </w:r>
      <w:r>
        <w:rPr>
          <w:position w:val="-6"/>
        </w:rPr>
        <w:object>
          <v:shape id="_x0000_i1028" type="#_x0000_t75" style="width:21.6pt;height:14.4pt" o:oleicon="f" o:ole="">
            <v:imagedata r:id="rId11" o:title=""/>
          </v:shape>
          <o:OLEObject Type="Embed" ProgID="Equation.DSMT4" ShapeID="_x0000_i1028" DrawAspect="Content" ObjectID="_1687665975" r:id="rId12"/>
        </w:object>
      </w:r>
      <w:r w:rsidRPr="005D5FF8" w:rsidR="005D5FF8">
        <w:rPr>
          <w:lang w:val="en-GB"/>
        </w:rPr>
        <w:t>and in the limited space range (sector airspace), in which</w:t>
      </w:r>
      <w:r w:rsidRPr="005D5FF8" w:rsidR="005D5FF8">
        <w:rPr>
          <w:lang w:val="en-GB"/>
        </w:rPr>
        <w:t xml:space="preserve"> </w:t>
      </w:r>
      <w:r>
        <w:rPr>
          <w:position w:val="-4"/>
        </w:rPr>
        <w:object>
          <v:shape id="_x0000_i1029" type="#_x0000_t75" style="width:7.2pt;height:14.4pt" o:oleicon="f" o:ole="">
            <v:imagedata r:id="rId13" o:title=""/>
          </v:shape>
          <o:OLEObject Type="Embed" ProgID="Equation.DSMT4" ShapeID="_x0000_i1029" DrawAspect="Content" ObjectID="_1687665976" r:id="rId14"/>
        </w:object>
      </w:r>
      <w:r w:rsidRPr="005D5FF8" w:rsidR="005D5FF8">
        <w:rPr>
          <w:lang w:val="en-GB"/>
        </w:rPr>
        <w:t xml:space="preserve"> is set to 240 seconds and</w:t>
      </w:r>
      <w:r w:rsidRPr="005D5FF8" w:rsidR="005D5FF8">
        <w:rPr>
          <w:lang w:val="en-GB"/>
        </w:rPr>
        <w:t xml:space="preserve"> </w:t>
      </w:r>
      <w:r>
        <w:rPr>
          <w:position w:val="-4"/>
        </w:rPr>
        <w:object>
          <v:shape id="_x0000_i1030" type="#_x0000_t75" style="width:14.4pt;height:14.4pt" o:oleicon="f" o:ole="">
            <v:imagedata r:id="rId15" o:title=""/>
          </v:shape>
          <o:OLEObject Type="Embed" ProgID="Equation.DSMT4" ShapeID="_x0000_i1030" DrawAspect="Content" ObjectID="_1687665977" r:id="rId16"/>
        </w:object>
      </w:r>
      <w:r w:rsidR="005D5FF8">
        <w:rPr>
          <w:noProof/>
          <w:lang w:val="en-GB"/>
        </w:rPr>
        <w:t xml:space="preserve"> </w:t>
      </w:r>
      <w:r w:rsidR="005D5FF8">
        <w:rPr>
          <w:lang w:val="en-GB"/>
        </w:rPr>
        <w:t>is 30 seconds (conflict detection time step, that is, DST detects conflict once every 30 seconds).</w:t>
      </w:r>
    </w:p>
    <w:p w:rsidR="009C4C7B" w:rsidRPr="00991436" w:rsidP="00A33729" w14:paraId="778283F7" w14:textId="1C75293D">
      <w:pPr>
        <w:pStyle w:val="Heading2"/>
      </w:pPr>
      <w:bookmarkStart w:id="263" w:name="_Ref76974817"/>
      <w:r w:rsidRPr="00991436" w:rsidR="007F2A6E">
        <w:rPr>
          <w:lang w:val="en-GB"/>
        </w:rPr>
        <w:t>Markov Games Formulation</w:t>
      </w:r>
      <w:bookmarkEnd w:id="263"/>
    </w:p>
    <w:p w:rsidR="00B043CB" w:rsidP="00E17642" w14:paraId="20F6B6A8" w14:textId="45895788">
      <w:pPr>
        <w:ind w:firstLine="360"/>
      </w:pPr>
      <w:r w:rsidRPr="000F22CF">
        <w:rPr>
          <w:lang w:val="en-GB"/>
        </w:rPr>
        <w:t>In this paper,</w:t>
      </w:r>
      <w:ins w:id="26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0F22CF">
        <w:rPr>
          <w:lang w:val="en-GB"/>
        </w:rPr>
        <w:t xml:space="preserve"> Markov </w:t>
      </w:r>
      <w:del w:id="265" w:author="Editor 2" w:date="2021-07-20T07:39:17Z">
        <w:r w:rsidR="007F7317">
          <w:rPr>
            <w:rFonts w:hint="eastAsia"/>
            <w:lang w:val="en-GB"/>
          </w:rPr>
          <w:delText>G</w:delText>
        </w:r>
      </w:del>
      <w:del w:id="266" w:author="Editor 2" w:date="2021-07-20T07:39:17Z">
        <w:r w:rsidRPr="000F22CF">
          <w:rPr>
            <w:lang w:val="en-GB"/>
          </w:rPr>
          <w:delText>ame</w:delText>
        </w:r>
      </w:del>
      <w:ins w:id="26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game</w:t>
        </w:r>
      </w:ins>
      <w:r w:rsidRPr="000F22CF">
        <w:rPr>
          <w:lang w:val="en-GB"/>
        </w:rPr>
        <w:t xml:space="preserve"> (</w:t>
      </w:r>
      <w:r w:rsidR="007F7317">
        <w:rPr>
          <w:rFonts w:hint="eastAsia"/>
          <w:lang w:val="en-GB"/>
        </w:rPr>
        <w:t>MG</w:t>
      </w:r>
      <w:r w:rsidRPr="000F22CF">
        <w:rPr>
          <w:lang w:val="en-GB"/>
        </w:rPr>
        <w:t>) is chosen to model the process of conflict resolution</w:t>
      </w:r>
      <w:r w:rsidR="007F7317">
        <w:rPr>
          <w:rFonts w:hint="eastAsia"/>
          <w:lang w:val="en-GB"/>
        </w:rPr>
        <w:t>.</w:t>
      </w:r>
      <w:r w:rsidRPr="007F7317" w:rsidR="007F7317">
        <w:rPr>
          <w:lang w:val="en-GB"/>
        </w:rPr>
        <w:t xml:space="preserve"> MG is a product of the combination of </w:t>
      </w:r>
      <w:ins w:id="26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7F7317" w:rsidR="007F7317">
        <w:rPr>
          <w:lang w:val="en-GB"/>
        </w:rPr>
        <w:t xml:space="preserve">Markov </w:t>
      </w:r>
      <w:del w:id="269" w:author="Editor 2" w:date="2021-07-20T07:39:17Z">
        <w:r w:rsidRPr="007F7317" w:rsidR="007F7317">
          <w:rPr>
            <w:lang w:val="en-GB"/>
          </w:rPr>
          <w:delText>Decision Process</w:delText>
        </w:r>
      </w:del>
      <w:ins w:id="27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decision process</w:t>
        </w:r>
      </w:ins>
      <w:r w:rsidRPr="007F7317" w:rsidR="007F7317">
        <w:rPr>
          <w:lang w:val="en-GB"/>
        </w:rPr>
        <w:t xml:space="preserve"> (MDP) and </w:t>
      </w:r>
      <w:del w:id="271" w:author="Editor 2" w:date="2021-07-20T07:39:17Z">
        <w:r w:rsidRPr="007F7317" w:rsidR="007F7317">
          <w:rPr>
            <w:lang w:val="en-GB"/>
          </w:rPr>
          <w:delText>Game Theory</w:delText>
        </w:r>
      </w:del>
      <w:ins w:id="27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game theory</w:t>
        </w:r>
      </w:ins>
      <w:r w:rsidRPr="007F7317" w:rsidR="007F7317">
        <w:rPr>
          <w:lang w:val="en-GB"/>
        </w:rPr>
        <w:t xml:space="preserve"> (GT). MDP is applied to the decision process </w:t>
      </w:r>
      <w:ins w:id="273" w:author="Editor" w:date="2021-07-20T07:39:33Z">
        <w:r w:rsidRPr="007F7317" w:rsidR="007F7317">
          <w:rPr>
            <w:lang w:val="en-GB"/>
          </w:rPr>
          <w:t>modelling</w:t>
        </w:r>
      </w:ins>
      <w:del w:id="274" w:author="Editor" w:date="2021-07-20T07:39:33Z">
        <w:r w:rsidRPr="007F7317" w:rsidR="007F7317">
          <w:rPr>
            <w:lang w:val="en-GB"/>
          </w:rPr>
          <w:delText>modeling</w:delText>
        </w:r>
      </w:del>
      <w:r w:rsidRPr="007F7317" w:rsidR="007F7317">
        <w:rPr>
          <w:lang w:val="en-GB"/>
        </w:rPr>
        <w:t xml:space="preserve"> of</w:t>
      </w:r>
      <w:ins w:id="27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w:t>
        </w:r>
      </w:ins>
      <w:r w:rsidRPr="007F7317" w:rsidR="007F7317">
        <w:rPr>
          <w:lang w:val="en-GB"/>
        </w:rPr>
        <w:t xml:space="preserve"> single agent with</w:t>
      </w:r>
      <w:ins w:id="27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7F7317" w:rsidR="007F7317">
        <w:rPr>
          <w:lang w:val="en-GB"/>
        </w:rPr>
        <w:t xml:space="preserve"> Markov property </w:t>
      </w:r>
      <w:r w:rsidR="007F7317">
        <w:fldChar w:fldCharType="begin" w:fldLock="1"/>
      </w:r>
      <w:r w:rsidR="007F7317">
        <w:rPr>
          <w:lang w:val="en-GB"/>
        </w:rPr>
        <w:instrText>ADDIN CSL_CITATION {"citationItems":[{"id":"ITEM-1","itemData":{"author":[{"dropping-particle":"","family":"Temizer","given":"Selim","non-dropping-particle":"","parse-names":false,"suffix":""},{"dropping-particle":"","family":"Kochenderfer","given":"Mykel","non-dropping-particle":"","parse-names":false,"suffix":""},{"dropping-particle":"","family":"Kaelbling","given":"Leslie","non-dropping-particle":"","parse-names":false,"suffix":""},{"dropping-particle":"","family":"Lozano-Pérez","given":"Tomas","non-dropping-particle":"","parse-names":false,"suffix":""},{"dropping-particle":"","family":"Kuchar","given":"James","non-dropping-particle":"","parse-names":false,"suffix":""}],"container-title":"AIAA guidance, navigation, and control conference","id":"ITEM-1","issued":{"date-parts":[["2010"]]},"page":"8040","title":"Collision avoidance for unmanned aircraft using Markov decision processes","type":"paper-conference"},"uris":["http://www.mendeley.com/documents/?uuid=432610c0-fb8d-4d14-9b51-cb9ed02f1a73"]}],"mendeley":{"formattedCitation":"[49]","plainTextFormattedCitation":"[49]","previouslyFormattedCitation":"[49]"},"properties":{"noteIndex":0},"schema":"https://github.com/citation-style-language/schema/raw/master/csl-citation.json"}</w:instrText>
      </w:r>
      <w:r w:rsidR="007F7317">
        <w:fldChar w:fldCharType="separate"/>
      </w:r>
      <w:r w:rsidRPr="003E7F45" w:rsidR="007F7317">
        <w:rPr>
          <w:noProof/>
          <w:lang w:val="en-GB"/>
        </w:rPr>
        <w:t>[49]</w:t>
      </w:r>
      <w:r w:rsidR="007F7317">
        <w:fldChar w:fldCharType="end"/>
      </w:r>
      <w:r w:rsidR="007F7317">
        <w:rPr>
          <w:lang w:val="en-GB"/>
        </w:rPr>
        <w:t xml:space="preserve">. In the </w:t>
      </w:r>
      <w:del w:id="277" w:author="Editor 2" w:date="2021-07-20T07:39:17Z">
        <w:r w:rsidR="007F7317">
          <w:rPr>
            <w:lang w:val="en-GB"/>
          </w:rPr>
          <w:delText>multi-agent</w:delText>
        </w:r>
      </w:del>
      <w:ins w:id="27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sidR="007F7317">
        <w:rPr>
          <w:lang w:val="en-GB"/>
        </w:rPr>
        <w:t xml:space="preserve"> decision process, the environment is complex and dynamic, so</w:t>
      </w:r>
      <w:ins w:id="27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w:t>
        </w:r>
      </w:ins>
      <w:r w:rsidR="007F7317">
        <w:rPr>
          <w:lang w:val="en-GB"/>
        </w:rPr>
        <w:t xml:space="preserve"> MG is used to </w:t>
      </w:r>
      <w:del w:id="280" w:author="Editor 2" w:date="2021-07-20T07:39:17Z">
        <w:r w:rsidR="007F7317">
          <w:rPr>
            <w:lang w:val="en-GB"/>
          </w:rPr>
          <w:delText xml:space="preserve">deal with the </w:delText>
        </w:r>
      </w:del>
      <w:ins w:id="28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address </w:t>
        </w:r>
      </w:ins>
      <w:r w:rsidR="007F7317">
        <w:rPr>
          <w:lang w:val="en-GB"/>
        </w:rPr>
        <w:t xml:space="preserve">instability </w:t>
      </w:r>
      <w:r w:rsidR="003E7F45">
        <w:fldChar w:fldCharType="begin" w:fldLock="1"/>
      </w:r>
      <w:r w:rsidR="003E7F45">
        <w:rPr>
          <w:lang w:val="en-GB"/>
        </w:rPr>
        <w:instrText>ADDIN CSL_CITATION {"citationItems":[{"id":"ITEM-1","itemData":{"author":[{"dropping-particle":"","family":"Littman","given":"Michael L","non-dropping-particle":"","parse-names":false,"suffix":""}],"container-title":"Machine learning proceedings 1994","id":"ITEM-1","issued":{"date-parts":[["1994"]]},"page":"157-163","publisher":"Elsevier","title":"Markov games as a framework for multi-agent reinforcement learning","type":"chapter"},"uris":["http://www.mendeley.com/documents/?uuid=22def2d1-08e3-4752-b391-edad9572973a"]}],"mendeley":{"formattedCitation":"[50]","plainTextFormattedCitation":"[50]","previouslyFormattedCitation":"[50]"},"properties":{"noteIndex":0},"schema":"https://github.com/citation-style-language/schema/raw/master/csl-citation.json"}</w:instrText>
      </w:r>
      <w:r w:rsidR="003E7F45">
        <w:fldChar w:fldCharType="separate"/>
      </w:r>
      <w:r w:rsidRPr="003E7F45" w:rsidR="003E7F45">
        <w:rPr>
          <w:noProof/>
          <w:lang w:val="en-GB"/>
        </w:rPr>
        <w:t>[50]</w:t>
      </w:r>
      <w:r w:rsidR="003E7F45">
        <w:fldChar w:fldCharType="end"/>
      </w:r>
      <w:r w:rsidR="007F7317">
        <w:rPr>
          <w:lang w:val="en-GB"/>
        </w:rPr>
        <w:t>. MDP indicates that the state of multi-agent conforms to Markov property, that is, the next state is only related to the current state, but not the previous state; GT represents the relationship between agents: cooperation, competition and the mixture of the two.</w:t>
      </w:r>
    </w:p>
    <w:p w:rsidR="0043224A" w:rsidP="006072EC" w14:paraId="1219B705" w14:textId="1BE11C70">
      <w:pPr>
        <w:ind w:firstLine="360"/>
      </w:pPr>
      <w:r>
        <w:rPr>
          <w:lang w:val="en-GB"/>
        </w:rPr>
        <w:t xml:space="preserve">Each aircraft in </w:t>
      </w:r>
      <w:del w:id="282" w:author="Editor 2" w:date="2021-07-20T07:39:17Z">
        <w:r>
          <w:rPr>
            <w:lang w:val="en-GB"/>
          </w:rPr>
          <w:delText>multi-actor</w:delText>
        </w:r>
      </w:del>
      <w:ins w:id="2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Pr>
          <w:lang w:val="en-GB"/>
        </w:rPr>
        <w:t xml:space="preserve"> conflict is regarded as an agent, and the relationship between them is cooperative. The resolution model based on MG can be represented by a tuple</w:t>
      </w:r>
      <w:r>
        <w:rPr>
          <w:lang w:val="en-GB"/>
        </w:rPr>
        <w:t xml:space="preserve"> </w:t>
      </w:r>
      <w:r>
        <w:rPr>
          <w:position w:val="-12"/>
        </w:rPr>
        <w:object>
          <v:shape id="_x0000_i1031" type="#_x0000_t75" style="width:50.4pt;height:14.4pt" o:oleicon="f" o:ole="">
            <v:imagedata r:id="rId17" o:title=""/>
          </v:shape>
          <o:OLEObject Type="Embed" ProgID="Equation.DSMT4" ShapeID="_x0000_i1031" DrawAspect="Content" ObjectID="_1687665978" r:id="rId18"/>
        </w:object>
      </w:r>
      <w:r>
        <w:rPr>
          <w:lang w:val="en-GB"/>
        </w:rPr>
        <w:t>, where</w:t>
      </w:r>
      <w:r>
        <w:rPr>
          <w:lang w:val="en-GB"/>
        </w:rPr>
        <w:t xml:space="preserve"> </w:t>
      </w:r>
      <w:r>
        <w:rPr>
          <w:position w:val="-6"/>
        </w:rPr>
        <w:object>
          <v:shape id="_x0000_i1032" type="#_x0000_t75" style="width:7.2pt;height:7.2pt" o:oleicon="f" o:ole="">
            <v:imagedata r:id="rId19" o:title=""/>
          </v:shape>
          <o:OLEObject Type="Embed" ProgID="Equation.DSMT4" ShapeID="_x0000_i1032" DrawAspect="Content" ObjectID="_1687665979" r:id="rId20"/>
        </w:object>
      </w:r>
      <w:r w:rsidR="00902787">
        <w:rPr>
          <w:lang w:val="en-GB"/>
        </w:rPr>
        <w:t xml:space="preserve"> is the number of conflict aircraft.</w:t>
      </w:r>
      <w:r w:rsidRPr="00B043CB">
        <w:rPr>
          <w:noProof/>
          <w:lang w:val="en-GB"/>
        </w:rPr>
        <w:t xml:space="preserve"> </w:t>
      </w:r>
      <w:r>
        <w:rPr>
          <w:position w:val="-10"/>
        </w:rPr>
        <w:object>
          <v:shape id="_x0000_i1033" type="#_x0000_t75" style="width:57.6pt;height:14.4pt" o:oleicon="f" o:ole="">
            <v:imagedata r:id="rId21" o:title=""/>
          </v:shape>
          <o:OLEObject Type="Embed" ProgID="Equation.DSMT4" ShapeID="_x0000_i1033" DrawAspect="Content" ObjectID="_1687665980" r:id="rId22"/>
        </w:object>
      </w:r>
      <w:r w:rsidR="00902787">
        <w:rPr>
          <w:noProof/>
          <w:lang w:val="en-GB"/>
        </w:rPr>
        <w:t xml:space="preserve"> is the joint state space (global observation) composed of partial </w:t>
      </w:r>
      <w:del w:id="284" w:author="Editor 2" w:date="2021-07-20T07:39:17Z">
        <w:r w:rsidR="00902787">
          <w:rPr>
            <w:noProof/>
            <w:lang w:val="en-GB"/>
          </w:rPr>
          <w:delText>observation</w:delText>
        </w:r>
      </w:del>
      <w:ins w:id="28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observations</w:t>
        </w:r>
      </w:ins>
      <w:r w:rsidR="00902787">
        <w:rPr>
          <w:noProof/>
          <w:lang w:val="en-GB"/>
        </w:rPr>
        <w:t xml:space="preserve"> of each aircraft. </w:t>
      </w:r>
      <w:r>
        <w:rPr>
          <w:position w:val="-10"/>
        </w:rPr>
        <w:object>
          <v:shape id="_x0000_i1034" type="#_x0000_t75" style="width:57.6pt;height:14.4pt" o:oleicon="f" o:ole="">
            <v:imagedata r:id="rId23" o:title=""/>
          </v:shape>
          <o:OLEObject Type="Embed" ProgID="Equation.DSMT4" ShapeID="_x0000_i1034" DrawAspect="Content" ObjectID="_1687665981" r:id="rId24"/>
        </w:object>
      </w:r>
      <w:r w:rsidRPr="00902787" w:rsidR="00902787">
        <w:rPr>
          <w:lang w:val="en-GB"/>
        </w:rPr>
        <w:t xml:space="preserve"> </w:t>
      </w:r>
      <w:r w:rsidRPr="00902787" w:rsidR="00902787">
        <w:rPr>
          <w:noProof/>
          <w:lang w:val="en-GB"/>
        </w:rPr>
        <w:t>is the joint action space of all aircraft</w:t>
      </w:r>
      <w:r w:rsidR="00902787">
        <w:rPr>
          <w:rFonts w:hint="eastAsia"/>
          <w:lang w:val="en-GB"/>
        </w:rPr>
        <w:t>,</w:t>
      </w:r>
      <w:ins w:id="2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and</w:t>
        </w:r>
      </w:ins>
      <w:r w:rsidR="00902787">
        <w:rPr>
          <w:lang w:val="en-GB"/>
        </w:rPr>
        <w:t xml:space="preserve"> </w:t>
      </w:r>
      <w:r>
        <w:rPr>
          <w:position w:val="-10"/>
        </w:rPr>
        <w:object>
          <v:shape id="_x0000_i1035" type="#_x0000_t75" style="width:14.4pt;height:14.4pt" o:oleicon="f" o:ole="">
            <v:imagedata r:id="rId25" o:title=""/>
          </v:shape>
          <o:OLEObject Type="Embed" ProgID="Equation.DSMT4" ShapeID="_x0000_i1035" DrawAspect="Content" ObjectID="_1687665982" r:id="rId26"/>
        </w:object>
      </w:r>
      <w:r w:rsidR="00902787">
        <w:rPr>
          <w:noProof/>
          <w:lang w:val="en-GB"/>
        </w:rPr>
        <w:t xml:space="preserve"> is the optional action </w:t>
      </w:r>
      <w:del w:id="287" w:author="Editor 2" w:date="2021-07-20T07:39:17Z">
        <w:r w:rsidR="00902787">
          <w:rPr>
            <w:noProof/>
            <w:lang w:val="en-GB"/>
          </w:rPr>
          <w:delText>sapce</w:delText>
        </w:r>
      </w:del>
      <w:ins w:id="2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space</w:t>
        </w:r>
      </w:ins>
      <w:r w:rsidR="00902787">
        <w:rPr>
          <w:noProof/>
          <w:lang w:val="en-GB"/>
        </w:rPr>
        <w:t xml:space="preserve"> in the polcy</w:t>
      </w:r>
      <w:r w:rsidR="00902787">
        <w:rPr>
          <w:noProof/>
          <w:lang w:val="en-GB"/>
        </w:rPr>
        <w:t xml:space="preserve"> </w:t>
      </w:r>
      <w:r>
        <w:rPr>
          <w:position w:val="-12"/>
        </w:rPr>
        <w:object>
          <v:shape id="_x0000_i1036" type="#_x0000_t75" style="width:14.4pt;height:14.4pt" o:oleicon="f" o:ole="">
            <v:imagedata r:id="rId27" o:title=""/>
          </v:shape>
          <o:OLEObject Type="Embed" ProgID="Equation.DSMT4" ShapeID="_x0000_i1036" DrawAspect="Content" ObjectID="_1687665983" r:id="rId28"/>
        </w:object>
      </w:r>
      <w:r w:rsidR="00902787">
        <w:rPr>
          <w:noProof/>
          <w:lang w:val="en-GB"/>
        </w:rPr>
        <w:t xml:space="preserve"> of aircraft</w:t>
      </w:r>
      <w:r w:rsidR="00902787">
        <w:rPr>
          <w:noProof/>
          <w:lang w:val="en-GB"/>
        </w:rPr>
        <w:t xml:space="preserve"> </w:t>
      </w:r>
      <w:r>
        <w:rPr>
          <w:position w:val="-6"/>
        </w:rPr>
        <w:object>
          <v:shape id="_x0000_i1037" type="#_x0000_t75" style="width:7.2pt;height:14.4pt" o:oleicon="f" o:ole="">
            <v:imagedata r:id="rId29" o:title=""/>
          </v:shape>
          <o:OLEObject Type="Embed" ProgID="Equation.DSMT4" ShapeID="_x0000_i1037" DrawAspect="Content" ObjectID="_1687665984" r:id="rId30"/>
        </w:object>
      </w:r>
      <w:r w:rsidR="00902787">
        <w:rPr>
          <w:noProof/>
          <w:lang w:val="en-GB"/>
        </w:rPr>
        <w:t xml:space="preserve">. </w:t>
      </w:r>
      <w:r>
        <w:rPr>
          <w:position w:val="-4"/>
        </w:rPr>
        <w:object>
          <v:shape id="_x0000_i1038" type="#_x0000_t75" style="width:7.2pt;height:14.4pt" o:oleicon="f" o:ole="">
            <v:imagedata r:id="rId31" o:title=""/>
          </v:shape>
          <o:OLEObject Type="Embed" ProgID="Equation.DSMT4" ShapeID="_x0000_i1038" DrawAspect="Content" ObjectID="_1687665985" r:id="rId32"/>
        </w:object>
      </w:r>
      <w:r w:rsidR="00902787">
        <w:rPr>
          <w:noProof/>
          <w:lang w:val="en-GB"/>
        </w:rPr>
        <w:t xml:space="preserve"> is the state transition function </w:t>
      </w:r>
      <w:r w:rsidR="00902787">
        <w:rPr>
          <w:rFonts w:hint="eastAsia"/>
          <w:noProof/>
          <w:lang w:val="en-GB"/>
        </w:rPr>
        <w:t>that</w:t>
      </w:r>
      <w:r w:rsidR="00902787">
        <w:rPr>
          <w:noProof/>
          <w:lang w:val="en-GB"/>
        </w:rPr>
        <w:t xml:space="preserve"> </w:t>
      </w:r>
      <w:del w:id="289" w:author="Editor 2" w:date="2021-07-20T07:39:17Z">
        <w:r w:rsidR="00902787">
          <w:rPr>
            <w:noProof/>
            <w:lang w:val="en-GB"/>
          </w:rPr>
          <w:delText>Satisfying</w:delText>
        </w:r>
      </w:del>
      <w:ins w:id="2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satisfies the</w:t>
        </w:r>
      </w:ins>
      <w:r w:rsidR="00902787">
        <w:rPr>
          <w:noProof/>
          <w:lang w:val="en-GB"/>
        </w:rPr>
        <w:t xml:space="preserve"> Markov random property</w:t>
      </w:r>
      <w:ins w:id="29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00902787">
        <w:rPr>
          <w:noProof/>
          <w:lang w:val="en-GB"/>
        </w:rPr>
        <w:t xml:space="preserve"> and</w:t>
      </w:r>
      <w:r w:rsidR="00902787">
        <w:rPr>
          <w:noProof/>
          <w:lang w:val="en-GB"/>
        </w:rPr>
        <w:t xml:space="preserve"> </w:t>
      </w:r>
      <w:r>
        <w:rPr>
          <w:position w:val="-14"/>
        </w:rPr>
        <w:object>
          <v:shape id="_x0000_i1039" type="#_x0000_t75" style="width:136.8pt;height:21.6pt" o:oleicon="f" o:ole="">
            <v:imagedata r:id="rId33" o:title=""/>
          </v:shape>
          <o:OLEObject Type="Embed" ProgID="Equation.DSMT4" ShapeID="_x0000_i1039" DrawAspect="Content" ObjectID="_1687665986" r:id="rId34"/>
        </w:object>
      </w:r>
      <w:r w:rsidR="00902787">
        <w:rPr>
          <w:noProof/>
          <w:lang w:val="en-GB"/>
        </w:rPr>
        <w:t xml:space="preserve">. </w:t>
      </w:r>
      <w:r>
        <w:rPr>
          <w:position w:val="-10"/>
        </w:rPr>
        <w:object>
          <v:shape id="_x0000_i1040" type="#_x0000_t75" style="width:64.8pt;height:14.4pt" o:oleicon="f" o:ole="">
            <v:imagedata r:id="rId35" o:title=""/>
          </v:shape>
          <o:OLEObject Type="Embed" ProgID="Equation.DSMT4" ShapeID="_x0000_i1040" DrawAspect="Content" ObjectID="_1687665987" r:id="rId36"/>
        </w:object>
      </w:r>
      <w:r w:rsidRPr="00902787" w:rsidR="00902787">
        <w:rPr>
          <w:noProof/>
          <w:lang w:val="en-GB"/>
        </w:rPr>
        <w:t xml:space="preserve"> is the sharing (common) reward after all </w:t>
      </w:r>
      <w:del w:id="292" w:author="Editor 2" w:date="2021-07-20T07:39:17Z">
        <w:r w:rsidRPr="00902787" w:rsidR="00902787">
          <w:rPr>
            <w:noProof/>
            <w:lang w:val="en-GB"/>
          </w:rPr>
          <w:delText>aircrafts</w:delText>
        </w:r>
      </w:del>
      <w:ins w:id="29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aircraft</w:t>
        </w:r>
      </w:ins>
      <w:r w:rsidRPr="00902787" w:rsidR="00902787">
        <w:rPr>
          <w:noProof/>
          <w:lang w:val="en-GB"/>
        </w:rPr>
        <w:t xml:space="preserve"> cooperatively execute </w:t>
      </w:r>
      <w:ins w:id="29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their </w:t>
        </w:r>
      </w:ins>
      <w:r w:rsidRPr="00902787" w:rsidR="00902787">
        <w:rPr>
          <w:noProof/>
          <w:lang w:val="en-GB"/>
        </w:rPr>
        <w:t>respective actions</w:t>
      </w:r>
      <w:ins w:id="295" w:author="Editor" w:date="2021-07-20T07:39:33Z">
        <w:r w:rsidR="00C07B37">
          <w:rPr>
            <w:rFonts w:hint="eastAsia"/>
            <w:noProof/>
            <w:lang w:val="en-GB"/>
          </w:rPr>
          <w:t xml:space="preserve">, </w:t>
        </w:r>
      </w:ins>
      <w:del w:id="296" w:author="Editor" w:date="2021-07-20T07:39:33Z">
        <w:r w:rsidR="00C07B37">
          <w:rPr>
            <w:rFonts w:hint="eastAsia"/>
            <w:noProof/>
            <w:lang w:val="en-GB"/>
          </w:rPr>
          <w:delText>,</w:delText>
        </w:r>
      </w:del>
      <w:del w:id="297" w:author="Editor" w:date="2021-07-20T07:39:33Z">
        <w:r w:rsidR="00C07B37">
          <w:rPr>
            <w:noProof/>
            <w:lang w:val="en-GB"/>
          </w:rPr>
          <w:delText xml:space="preserve"> </w:delText>
        </w:r>
      </w:del>
      <w:del w:id="298" w:author="Editor" w:date="2021-07-20T07:39:33Z">
        <w:r w:rsidR="00C07B37">
          <w:rPr>
            <w:noProof/>
            <w:lang w:val="en-GB"/>
          </w:rPr>
          <w:delText>a</w:delText>
        </w:r>
      </w:del>
      <w:del w:id="299" w:author="Editor 2" w:date="2021-07-20T07:39:17Z">
        <w:r w:rsidR="00C07B37">
          <w:rPr>
            <w:noProof/>
            <w:lang w:val="en-GB"/>
          </w:rPr>
          <w:delText xml:space="preserve">nd </w:delText>
        </w:r>
      </w:del>
      <w:r>
        <w:rPr>
          <w:position w:val="-12"/>
        </w:rPr>
        <w:object>
          <v:shape id="_x0000_i1041" type="#_x0000_t75" style="width:50.4pt;height:21.6pt" o:oleicon="f" o:ole="">
            <v:imagedata r:id="rId37" o:title=""/>
          </v:shape>
          <o:OLEObject Type="Embed" ProgID="Equation.DSMT4" ShapeID="_x0000_i1041" DrawAspect="Content" ObjectID="_1687665988" r:id="rId38"/>
        </w:object>
      </w:r>
      <w:r w:rsidRPr="00C07B37" w:rsidR="00C07B37">
        <w:rPr>
          <w:noProof/>
          <w:lang w:val="en-GB"/>
        </w:rPr>
        <w:t xml:space="preserve"> is the sum of the expected reward</w:t>
      </w:r>
      <w:r w:rsidRPr="00C07B37" w:rsidR="00C07B37">
        <w:rPr>
          <w:noProof/>
          <w:lang w:val="en-GB"/>
        </w:rPr>
        <w:t xml:space="preserve"> </w:t>
      </w:r>
      <w:r>
        <w:rPr>
          <w:position w:val="-4"/>
        </w:rPr>
        <w:object>
          <v:shape id="_x0000_i1042" type="#_x0000_t75" style="width:7.2pt;height:7.2pt" o:oleicon="f" o:ole="">
            <v:imagedata r:id="rId39" o:title=""/>
          </v:shape>
          <o:OLEObject Type="Embed" ProgID="Equation.DSMT4" ShapeID="_x0000_i1042" DrawAspect="Content" ObjectID="_1687665989" r:id="rId40"/>
        </w:object>
      </w:r>
      <w:r w:rsidRPr="00C07B37" w:rsidR="00C07B37">
        <w:rPr>
          <w:noProof/>
          <w:lang w:val="en-GB"/>
        </w:rPr>
        <w:t xml:space="preserve"> from</w:t>
      </w:r>
      <w:r w:rsidRPr="00C07B37" w:rsidR="00C07B37">
        <w:rPr>
          <w:noProof/>
          <w:lang w:val="en-GB"/>
        </w:rPr>
        <w:t xml:space="preserve"> </w:t>
      </w:r>
      <w:r>
        <w:rPr>
          <w:position w:val="-6"/>
        </w:rPr>
        <w:object>
          <v:shape id="_x0000_i1043" type="#_x0000_t75" style="width:7.2pt;height:14.4pt" o:oleicon="f" o:ole="">
            <v:imagedata r:id="rId41" o:title=""/>
          </v:shape>
          <o:OLEObject Type="Embed" ProgID="Equation.DSMT4" ShapeID="_x0000_i1043" DrawAspect="Content" ObjectID="_1687665990" r:id="rId42"/>
        </w:object>
      </w:r>
      <w:r w:rsidR="00C07B37">
        <w:rPr>
          <w:noProof/>
          <w:lang w:val="en-GB"/>
        </w:rPr>
        <w:t xml:space="preserve"> to</w:t>
      </w:r>
      <w:r w:rsidR="00C07B37">
        <w:rPr>
          <w:noProof/>
          <w:lang w:val="en-GB"/>
        </w:rPr>
        <w:t xml:space="preserve"> </w:t>
      </w:r>
      <w:r>
        <w:rPr>
          <w:position w:val="-6"/>
        </w:rPr>
        <w:object>
          <v:shape id="_x0000_i1044" type="#_x0000_t75" style="width:21.6pt;height:14.4pt" o:oleicon="f" o:ole="">
            <v:imagedata r:id="rId43" o:title=""/>
          </v:shape>
          <o:OLEObject Type="Embed" ProgID="Equation.DSMT4" ShapeID="_x0000_i1044" DrawAspect="Content" ObjectID="_1687665991" r:id="rId44"/>
        </w:object>
      </w:r>
      <w:r w:rsidR="00C07B37">
        <w:rPr>
          <w:rFonts w:hint="eastAsia"/>
          <w:lang w:val="en-GB"/>
        </w:rPr>
        <w:t>,</w:t>
      </w:r>
      <w:ins w:id="30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and</w:t>
        </w:r>
      </w:ins>
      <w:r w:rsidRPr="002324D1" w:rsidR="00C07B37">
        <w:rPr>
          <w:noProof/>
          <w:lang w:val="en-GB"/>
        </w:rPr>
        <w:t xml:space="preserve"> </w:t>
      </w:r>
      <w:r>
        <w:rPr>
          <w:position w:val="-8"/>
        </w:rPr>
        <w:object>
          <v:shape id="_x0000_i1045" type="#_x0000_t75" style="width:7.2pt;height:14.4pt" o:oleicon="f" o:ole="">
            <v:imagedata r:id="rId45" o:title=""/>
          </v:shape>
          <o:OLEObject Type="Embed" ProgID="Equation.DSMT4" ShapeID="_x0000_i1045" DrawAspect="Content" ObjectID="_1687665992" r:id="rId46"/>
        </w:object>
      </w:r>
      <w:r w:rsidR="00721130">
        <w:rPr>
          <w:lang w:val="en-GB"/>
        </w:rPr>
        <w:t xml:space="preserve"> represents the discount factor. </w:t>
      </w:r>
      <w:r w:rsidR="00C07B37">
        <w:rPr>
          <w:rFonts w:hint="eastAsia"/>
          <w:lang w:val="en-GB"/>
        </w:rPr>
        <w:t>T</w:t>
      </w:r>
      <w:r w:rsidR="00C07B37">
        <w:rPr>
          <w:lang w:val="en-GB"/>
        </w:rPr>
        <w:t>he resolution model will collect the current state</w:t>
      </w:r>
      <w:r w:rsidR="00C07B37">
        <w:rPr>
          <w:lang w:val="en-GB"/>
        </w:rPr>
        <w:t xml:space="preserve"> </w:t>
      </w:r>
      <w:r>
        <w:rPr>
          <w:position w:val="-12"/>
        </w:rPr>
        <w:object>
          <v:shape id="_x0000_i1046" type="#_x0000_t75" style="width:14.4pt;height:14.4pt" o:oleicon="f" o:ole="">
            <v:imagedata r:id="rId47" o:title=""/>
          </v:shape>
          <o:OLEObject Type="Embed" ProgID="Equation.DSMT4" ShapeID="_x0000_i1046" DrawAspect="Content" ObjectID="_1687665993" r:id="rId48"/>
        </w:object>
      </w:r>
      <w:r w:rsidR="00C07B37">
        <w:rPr>
          <w:lang w:val="en-GB"/>
        </w:rPr>
        <w:t xml:space="preserve"> of a</w:t>
      </w:r>
      <w:r w:rsidR="00902787">
        <w:rPr>
          <w:noProof/>
          <w:lang w:val="en-GB"/>
        </w:rPr>
        <w:t>ircraft</w:t>
      </w:r>
      <w:r w:rsidR="00902787">
        <w:rPr>
          <w:noProof/>
          <w:lang w:val="en-GB"/>
        </w:rPr>
        <w:t xml:space="preserve"> </w:t>
      </w:r>
      <w:r>
        <w:rPr>
          <w:position w:val="-6"/>
        </w:rPr>
        <w:object>
          <v:shape id="_x0000_i1047" type="#_x0000_t75" style="width:7.2pt;height:14.4pt" o:oleicon="f" o:ole="">
            <v:imagedata r:id="rId49" o:title=""/>
          </v:shape>
          <o:OLEObject Type="Embed" ProgID="Equation.DSMT4" ShapeID="_x0000_i1047" DrawAspect="Content" ObjectID="_1687665994" r:id="rId50"/>
        </w:object>
      </w:r>
      <w:r w:rsidR="00C07B37">
        <w:rPr>
          <w:noProof/>
          <w:lang w:val="en-GB"/>
        </w:rPr>
        <w:t xml:space="preserve"> and output the action</w:t>
      </w:r>
      <w:r w:rsidR="00C07B37">
        <w:rPr>
          <w:noProof/>
          <w:lang w:val="en-GB"/>
        </w:rPr>
        <w:t xml:space="preserve"> </w:t>
      </w:r>
      <w:r>
        <w:rPr>
          <w:position w:val="-12"/>
        </w:rPr>
        <w:object>
          <v:shape id="_x0000_i1048" type="#_x0000_t75" style="width:14.4pt;height:14.4pt" o:oleicon="f" o:ole="">
            <v:imagedata r:id="rId51" o:title=""/>
          </v:shape>
          <o:OLEObject Type="Embed" ProgID="Equation.DSMT4" ShapeID="_x0000_i1048" DrawAspect="Content" ObjectID="_1687665995" r:id="rId52"/>
        </w:object>
      </w:r>
      <w:r w:rsidR="00721130">
        <w:rPr>
          <w:lang w:val="en-GB"/>
        </w:rPr>
        <w:t xml:space="preserve"> at</w:t>
      </w:r>
      <w:r w:rsidR="00721130">
        <w:rPr>
          <w:lang w:val="en-GB"/>
        </w:rPr>
        <w:t xml:space="preserve"> </w:t>
      </w:r>
      <w:r>
        <w:rPr>
          <w:position w:val="-6"/>
        </w:rPr>
        <w:object>
          <v:shape id="_x0000_i1049" type="#_x0000_t75" style="width:7.2pt;height:14.4pt" o:oleicon="f" o:ole="">
            <v:imagedata r:id="rId41" o:title=""/>
          </v:shape>
          <o:OLEObject Type="Embed" ProgID="Equation.DSMT4" ShapeID="_x0000_i1049" DrawAspect="Content" ObjectID="_1687665996" r:id="rId53"/>
        </w:object>
      </w:r>
      <w:r w:rsidR="00C07B37">
        <w:rPr>
          <w:noProof/>
          <w:lang w:val="en-GB"/>
        </w:rPr>
        <w:t xml:space="preserve">. After </w:t>
      </w:r>
      <w:del w:id="301" w:author="Editor 2" w:date="2021-07-20T07:39:17Z">
        <w:r w:rsidR="00C07B37">
          <w:rPr>
            <w:noProof/>
            <w:lang w:val="en-GB"/>
          </w:rPr>
          <w:delText>executeing</w:delText>
        </w:r>
      </w:del>
      <w:ins w:id="30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executing</w:t>
        </w:r>
      </w:ins>
      <w:r w:rsidR="00C07B37">
        <w:rPr>
          <w:noProof/>
          <w:lang w:val="en-GB"/>
        </w:rPr>
        <w:t xml:space="preserve"> </w:t>
      </w:r>
      <w:r>
        <w:rPr>
          <w:position w:val="-12"/>
        </w:rPr>
        <w:object>
          <v:shape id="_x0000_i1050" type="#_x0000_t75" style="width:14.4pt;height:14.4pt" o:oleicon="f" o:ole="">
            <v:imagedata r:id="rId54" o:title=""/>
          </v:shape>
          <o:OLEObject Type="Embed" ProgID="Equation.DSMT4" ShapeID="_x0000_i1050" DrawAspect="Content" ObjectID="_1687665997" r:id="rId55"/>
        </w:object>
      </w:r>
      <w:r w:rsidR="00C07B37">
        <w:rPr>
          <w:noProof/>
          <w:lang w:val="en-GB"/>
        </w:rPr>
        <w:t>, and according to</w:t>
      </w:r>
      <w:r w:rsidR="00C07B37">
        <w:rPr>
          <w:noProof/>
          <w:lang w:val="en-GB"/>
        </w:rPr>
        <w:t xml:space="preserve"> </w:t>
      </w:r>
      <w:r>
        <w:rPr>
          <w:position w:val="-4"/>
        </w:rPr>
        <w:object>
          <v:shape id="_x0000_i1051" type="#_x0000_t75" style="width:7.2pt;height:14.4pt" o:oleicon="f" o:ole="">
            <v:imagedata r:id="rId56" o:title=""/>
          </v:shape>
          <o:OLEObject Type="Embed" ProgID="Equation.DSMT4" ShapeID="_x0000_i1051" DrawAspect="Content" ObjectID="_1687665998" r:id="rId57"/>
        </w:object>
      </w:r>
      <w:r w:rsidR="00C07B37">
        <w:rPr>
          <w:rFonts w:hint="eastAsia"/>
          <w:noProof/>
          <w:lang w:val="en-GB"/>
        </w:rPr>
        <w:t>,</w:t>
      </w:r>
      <w:r w:rsidR="005D5680">
        <w:rPr>
          <w:noProof/>
          <w:lang w:val="en-GB"/>
        </w:rPr>
        <w:t xml:space="preserve"> aircraft</w:t>
      </w:r>
      <w:r w:rsidR="005D5680">
        <w:rPr>
          <w:noProof/>
          <w:lang w:val="en-GB"/>
        </w:rPr>
        <w:t xml:space="preserve"> </w:t>
      </w:r>
      <w:r>
        <w:rPr>
          <w:position w:val="-6"/>
        </w:rPr>
        <w:object>
          <v:shape id="_x0000_i1052" type="#_x0000_t75" style="width:7.2pt;height:14.4pt" o:oleicon="f" o:ole="">
            <v:imagedata r:id="rId58" o:title=""/>
          </v:shape>
          <o:OLEObject Type="Embed" ProgID="Equation.DSMT4" ShapeID="_x0000_i1052" DrawAspect="Content" ObjectID="_1687665999" r:id="rId59"/>
        </w:object>
      </w:r>
      <w:r w:rsidR="005D5680">
        <w:rPr>
          <w:noProof/>
          <w:lang w:val="en-GB"/>
        </w:rPr>
        <w:t xml:space="preserve"> moves to </w:t>
      </w:r>
      <w:ins w:id="3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5D5680">
        <w:rPr>
          <w:noProof/>
          <w:lang w:val="en-GB"/>
        </w:rPr>
        <w:t>next state</w:t>
      </w:r>
      <w:r w:rsidR="005D5680">
        <w:rPr>
          <w:noProof/>
          <w:lang w:val="en-GB"/>
        </w:rPr>
        <w:t xml:space="preserve"> </w:t>
      </w:r>
      <w:r>
        <w:rPr>
          <w:position w:val="-12"/>
        </w:rPr>
        <w:object>
          <v:shape id="_x0000_i1053" type="#_x0000_t75" style="width:21.6pt;height:14.4pt" o:oleicon="f" o:ole="">
            <v:imagedata r:id="rId60" o:title=""/>
          </v:shape>
          <o:OLEObject Type="Embed" ProgID="Equation.DSMT4" ShapeID="_x0000_i1053" DrawAspect="Content" ObjectID="_1687666000" r:id="rId61"/>
        </w:object>
      </w:r>
      <w:r w:rsidR="005D5680">
        <w:rPr>
          <w:noProof/>
          <w:lang w:val="en-GB"/>
        </w:rPr>
        <w:t>, that is,</w:t>
      </w:r>
      <w:r w:rsidR="005D5680">
        <w:rPr>
          <w:noProof/>
          <w:lang w:val="en-GB"/>
        </w:rPr>
        <w:t xml:space="preserve"> </w:t>
      </w:r>
      <w:r>
        <w:rPr>
          <w:position w:val="-12"/>
        </w:rPr>
        <w:object>
          <v:shape id="_x0000_i1054" type="#_x0000_t75" style="width:1in;height:14.4pt" o:oleicon="f" o:ole="">
            <v:imagedata r:id="rId62" o:title=""/>
          </v:shape>
          <o:OLEObject Type="Embed" ProgID="Equation.DSMT4" ShapeID="_x0000_i1054" DrawAspect="Content" ObjectID="_1687666001" r:id="rId63"/>
        </w:object>
      </w:r>
      <w:r w:rsidR="00721130">
        <w:rPr>
          <w:lang w:val="en-GB"/>
        </w:rPr>
        <w:t>.</w:t>
      </w:r>
    </w:p>
    <w:p w:rsidR="006B35D9" w:rsidRPr="006B35D9" w:rsidP="00C46FC6" w14:paraId="572340EB" w14:textId="60860B84">
      <w:pPr>
        <w:pStyle w:val="Heading3"/>
      </w:pPr>
      <w:r w:rsidRPr="006B35D9">
        <w:rPr>
          <w:lang w:val="en-GB"/>
        </w:rPr>
        <w:t xml:space="preserve">State </w:t>
      </w:r>
      <w:r w:rsidR="00311FAE">
        <w:rPr>
          <w:rFonts w:hint="eastAsia"/>
          <w:lang w:val="en-GB"/>
        </w:rPr>
        <w:t>S</w:t>
      </w:r>
      <w:r w:rsidRPr="006B35D9">
        <w:rPr>
          <w:lang w:val="en-GB"/>
        </w:rPr>
        <w:t>pace</w:t>
      </w:r>
    </w:p>
    <w:p w:rsidR="00671DE6" w:rsidP="00712273" w14:paraId="658EE524" w14:textId="78B9133F">
      <w:pPr>
        <w:ind w:firstLine="360"/>
      </w:pPr>
      <w:r>
        <w:rPr>
          <w:lang w:val="en-GB"/>
        </w:rPr>
        <w:t>State space</w:t>
      </w:r>
      <w:r>
        <w:rPr>
          <w:lang w:val="en-GB"/>
        </w:rPr>
        <w:t xml:space="preserve"> </w:t>
      </w:r>
      <w:r>
        <w:rPr>
          <w:position w:val="-6"/>
        </w:rPr>
        <w:object>
          <v:shape id="_x0000_i1055" type="#_x0000_t75" style="width:7.2pt;height:14.4pt" o:oleicon="f" o:ole="">
            <v:imagedata r:id="rId64" o:title=""/>
          </v:shape>
          <o:OLEObject Type="Embed" ProgID="Equation.DSMT4" ShapeID="_x0000_i1055" DrawAspect="Content" ObjectID="_1687666002" r:id="rId65"/>
        </w:object>
      </w:r>
      <w:r w:rsidRPr="00A82695">
        <w:rPr>
          <w:lang w:val="en-GB"/>
        </w:rPr>
        <w:t xml:space="preserve"> is the set of possible states of all agents in the environment, which is used as the input data of the model network</w:t>
      </w:r>
      <w:r>
        <w:rPr>
          <w:rFonts w:hint="eastAsia"/>
          <w:lang w:val="en-GB"/>
        </w:rPr>
        <w:t>:</w:t>
      </w:r>
      <w:del w:id="304" w:author="Editor 2" w:date="2021-07-20T07:39:17Z">
        <w:r w:rsidR="00F25ADA">
          <w:rPr>
            <w:lang w:val="en-GB"/>
          </w:rPr>
          <w:delText xml:space="preserve"> </w:delText>
        </w:r>
      </w:del>
    </w:p>
    <w:p w:rsidR="00E603B3" w:rsidRPr="004618FE" w:rsidP="004618FE" w14:paraId="775685C6" w14:textId="6E4F4807">
      <w:pPr>
        <w:pStyle w:val="Equation"/>
      </w:pPr>
      <w:r w:rsidRPr="004618FE">
        <w:rPr>
          <w:lang w:val="en-GB"/>
        </w:rPr>
        <w:tab/>
      </w:r>
      <w:r>
        <w:rPr>
          <w:position w:val="-4"/>
        </w:rPr>
        <w:object>
          <v:shape id="_x0000_i1056" type="#_x0000_t75" style="width:79.2pt;height:21.6pt" o:oleicon="f" o:ole="">
            <v:imagedata r:id="rId66" o:title=""/>
          </v:shape>
          <o:OLEObject Type="Embed" ProgID="Equation.DSMT4" ShapeID="_x0000_i1056" DrawAspect="Content" ObjectID="_1687666003" r:id="rId67"/>
        </w:object>
      </w:r>
      <w:r w:rsidRPr="004618FE">
        <w:rPr>
          <w:lang w:val="en-GB"/>
        </w:rPr>
        <w:tab/>
      </w:r>
      <w:r w:rsidRPr="004618FE" w:rsidR="00271C71">
        <w:rPr>
          <w:rFonts w:hint="eastAsia"/>
          <w:lang w:val="en-GB"/>
        </w:rPr>
        <w:t>(</w:t>
      </w:r>
      <w:r w:rsidRPr="004618FE" w:rsidR="00271C71">
        <w:rPr>
          <w:lang w:val="en-GB"/>
        </w:rPr>
        <w:t>1)</w:t>
      </w:r>
    </w:p>
    <w:p w:rsidR="00271C71" w:rsidP="004618FE" w14:paraId="6DA50E93" w14:textId="054C1436">
      <w:pPr>
        <w:pStyle w:val="Equation"/>
      </w:pPr>
      <w:r w:rsidRPr="004618FE">
        <w:rPr>
          <w:lang w:val="en-GB"/>
        </w:rPr>
        <w:tab/>
      </w:r>
      <w:r>
        <w:rPr>
          <w:position w:val="-4"/>
        </w:rPr>
        <w:object>
          <v:shape id="_x0000_i1057" type="#_x0000_t75" style="width:86.4pt;height:21.6pt" o:oleicon="f" o:ole="">
            <v:imagedata r:id="rId68" o:title=""/>
          </v:shape>
          <o:OLEObject Type="Embed" ProgID="Equation.DSMT4" ShapeID="_x0000_i1057" DrawAspect="Content" ObjectID="_1687666004" r:id="rId69"/>
        </w:object>
      </w:r>
      <w:r w:rsidRPr="004618FE">
        <w:rPr>
          <w:lang w:val="en-GB"/>
        </w:rPr>
        <w:tab/>
      </w:r>
      <w:r w:rsidRPr="004618FE">
        <w:rPr>
          <w:lang w:val="en-GB"/>
        </w:rPr>
        <w:t>(2)</w:t>
      </w:r>
    </w:p>
    <w:p w:rsidR="006F4ECD" w:rsidRPr="006F4ECD" w:rsidP="004618FE" w14:paraId="0E2C1B7B" w14:textId="14E475D1">
      <w:pPr>
        <w:pStyle w:val="Equation"/>
        <w:rPr>
          <w:rFonts w:eastAsiaTheme="minorEastAsia"/>
        </w:rPr>
      </w:pPr>
      <w:r w:rsidRPr="004618FE">
        <w:rPr>
          <w:lang w:val="en-GB"/>
        </w:rPr>
        <w:tab/>
      </w:r>
      <w:r>
        <w:rPr>
          <w:position w:val="-4"/>
        </w:rPr>
        <w:object>
          <v:shape id="_x0000_i1058" type="#_x0000_t75" style="width:194.4pt;height:14.4pt" o:oleicon="f" o:ole="">
            <v:imagedata r:id="rId70" o:title=""/>
          </v:shape>
          <o:OLEObject Type="Embed" ProgID="Equation.DSMT4" ShapeID="_x0000_i1058" DrawAspect="Content" ObjectID="_1687666005" r:id="rId71"/>
        </w:object>
      </w:r>
      <w:r w:rsidRPr="004618FE">
        <w:rPr>
          <w:lang w:val="en-GB"/>
        </w:rPr>
        <w:tab/>
      </w:r>
      <w:r w:rsidRPr="004618FE">
        <w:rPr>
          <w:lang w:val="en-GB"/>
        </w:rPr>
        <w:t>(3)</w:t>
      </w:r>
    </w:p>
    <w:p w:rsidR="000E63C1" w:rsidRPr="00BB7B9F" w:rsidP="00D77689" w14:paraId="24310490" w14:textId="75765C0D">
      <w:pPr>
        <w:pStyle w:val="Figure"/>
        <w:keepNext/>
        <w:spacing w:after="0" w:afterLines="0"/>
      </w:pPr>
      <w:r>
        <w:object>
          <v:shape id="_x0000_i1059" type="#_x0000_t75" style="width:338.4pt;height:3in" o:oleicon="f" o:ole="">
            <v:imagedata r:id="rId72" o:title=""/>
          </v:shape>
          <o:OLEObject Type="Embed" ProgID="Visio.Drawing.15" ShapeID="_x0000_i1059" DrawAspect="Content" ObjectID="_1687666006" r:id="rId73"/>
        </w:object>
      </w:r>
    </w:p>
    <w:p w:rsidR="0031339C" w:rsidRPr="0031339C" w:rsidP="0031339C" w14:paraId="0B6B83FE" w14:textId="67C6CC78">
      <w:pPr>
        <w:pStyle w:val="Figure"/>
        <w:spacing w:after="156"/>
      </w:pPr>
      <w:bookmarkStart w:id="305" w:name="_Ref73698851"/>
      <w:r w:rsidRPr="005A55F5">
        <w:rPr>
          <w:lang w:val="en-GB"/>
        </w:rPr>
        <w:t>Figure</w:t>
      </w:r>
      <w:r w:rsidRPr="005A55F5">
        <w:rPr>
          <w:lang w:val="en-GB"/>
        </w:rPr>
        <w:t xml:space="preserve"> </w:t>
      </w:r>
      <w:r w:rsidRPr="005A55F5">
        <w:fldChar w:fldCharType="begin"/>
      </w:r>
      <w:r w:rsidRPr="005A55F5">
        <w:rPr>
          <w:lang w:val="en-GB"/>
        </w:rPr>
        <w:instrText xml:space="preserve"> </w:instrText>
      </w:r>
      <w:r w:rsidRPr="005A55F5">
        <w:rPr>
          <w:lang w:val="en-GB"/>
        </w:rPr>
        <w:instrText xml:space="preserve">SEQ Figure \* ARABIC </w:instrText>
      </w:r>
      <w:r w:rsidRPr="005A55F5">
        <w:fldChar w:fldCharType="separate"/>
      </w:r>
      <w:r w:rsidR="00880342">
        <w:rPr>
          <w:lang w:val="en-GB"/>
        </w:rPr>
        <w:t>2</w:t>
      </w:r>
      <w:r w:rsidRPr="005A55F5">
        <w:fldChar w:fldCharType="end"/>
      </w:r>
      <w:bookmarkEnd w:id="305"/>
      <w:r w:rsidR="004B744E">
        <w:rPr>
          <w:lang w:val="en-GB"/>
        </w:rPr>
        <w:t xml:space="preserve">. The content of partial observation (state) of </w:t>
      </w:r>
      <w:del w:id="306" w:author="Editor 2" w:date="2021-07-20T07:39:17Z">
        <w:r w:rsidR="004B744E">
          <w:rPr>
            <w:lang w:val="en-GB"/>
          </w:rPr>
          <w:delText>a</w:delText>
        </w:r>
      </w:del>
      <w:ins w:id="307"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an</w:t>
        </w:r>
      </w:ins>
      <w:r w:rsidR="004B744E">
        <w:rPr>
          <w:lang w:val="en-GB"/>
        </w:rPr>
        <w:t xml:space="preserve"> aircraft agent.</w:t>
      </w:r>
    </w:p>
    <w:p w:rsidR="00E076FD" w:rsidRPr="00E076FD" w:rsidP="00E076FD" w14:paraId="6E3215C5" w14:textId="4E1A60F3">
      <w:pPr>
        <w:ind w:firstLine="360"/>
      </w:pPr>
      <w:del w:id="308" w:author="Editor 2" w:date="2021-07-20T07:39:17Z">
        <w:r w:rsidRPr="00533621">
          <w:rPr>
            <w:lang w:val="en-GB"/>
          </w:rPr>
          <w:delText>Where</w:delText>
        </w:r>
      </w:del>
      <w:ins w:id="30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where</w:t>
        </w:r>
      </w:ins>
      <w:r w:rsidRPr="00533621">
        <w:rPr>
          <w:lang w:val="en-GB"/>
        </w:rPr>
        <w:t xml:space="preserve"> </w:t>
      </w:r>
      <w:r>
        <w:rPr>
          <w:position w:val="-10"/>
        </w:rPr>
        <w:object>
          <v:shape id="_x0000_i1060" type="#_x0000_t75" style="width:14.4pt;height:14.4pt" o:oleicon="f" o:ole="">
            <v:imagedata r:id="rId74" o:title=""/>
          </v:shape>
          <o:OLEObject Type="Embed" ProgID="Equation.DSMT4" ShapeID="_x0000_i1060" DrawAspect="Content" ObjectID="_1687666007" r:id="rId75"/>
        </w:object>
      </w:r>
      <w:r>
        <w:rPr>
          <w:lang w:val="en-GB"/>
        </w:rPr>
        <w:t xml:space="preserve"> refers to the local observation information of</w:t>
      </w:r>
      <w:del w:id="310" w:author="Editor 2" w:date="2021-07-20T07:39:17Z">
        <w:r>
          <w:rPr>
            <w:lang w:val="en-GB"/>
          </w:rPr>
          <w:delText xml:space="preserve"> the</w:delText>
        </w:r>
      </w:del>
      <w:r>
        <w:rPr>
          <w:lang w:val="en-GB"/>
        </w:rPr>
        <w:t xml:space="preserve"> conflict aircraft</w:t>
      </w:r>
      <w:r>
        <w:rPr>
          <w:lang w:val="en-GB"/>
        </w:rPr>
        <w:t xml:space="preserve"> </w:t>
      </w:r>
      <w:r>
        <w:rPr>
          <w:position w:val="-6"/>
        </w:rPr>
        <w:object>
          <v:shape id="_x0000_i1061" type="#_x0000_t75" style="width:7.2pt;height:14.4pt" o:oleicon="f" o:ole="">
            <v:imagedata r:id="rId76" o:title=""/>
          </v:shape>
          <o:OLEObject Type="Embed" ProgID="Equation.DSMT4" ShapeID="_x0000_i1061" DrawAspect="Content" ObjectID="_1687666008" r:id="rId77"/>
        </w:object>
      </w:r>
      <w:r>
        <w:rPr>
          <w:noProof/>
          <w:lang w:val="en-GB"/>
        </w:rPr>
        <w:t xml:space="preserve"> </w:t>
      </w:r>
      <w:r w:rsidRPr="00533621">
        <w:rPr>
          <w:lang w:val="en-GB"/>
        </w:rPr>
        <w:t>at</w:t>
      </w:r>
      <w:r w:rsidRPr="00533621">
        <w:rPr>
          <w:lang w:val="en-GB"/>
        </w:rPr>
        <w:t xml:space="preserve"> </w:t>
      </w:r>
      <w:r>
        <w:rPr>
          <w:position w:val="-6"/>
        </w:rPr>
        <w:object>
          <v:shape id="_x0000_i1062" type="#_x0000_t75" style="width:7.2pt;height:14.4pt" o:oleicon="f" o:ole="">
            <v:imagedata r:id="rId78" o:title=""/>
          </v:shape>
          <o:OLEObject Type="Embed" ProgID="Equation.DSMT4" ShapeID="_x0000_i1062" DrawAspect="Content" ObjectID="_1687666009" r:id="rId79"/>
        </w:object>
      </w:r>
      <w:r w:rsidRPr="00533621">
        <w:rPr>
          <w:lang w:val="en-GB"/>
        </w:rPr>
        <w:t>, and</w:t>
      </w:r>
      <w:r w:rsidRPr="00533621">
        <w:rPr>
          <w:lang w:val="en-GB"/>
        </w:rPr>
        <w:t xml:space="preserve"> </w:t>
      </w:r>
      <w:r>
        <w:rPr>
          <w:position w:val="-12"/>
        </w:rPr>
        <w:object>
          <v:shape id="_x0000_i1063" type="#_x0000_t75" style="width:14.4pt;height:14.4pt" o:oleicon="f" o:ole="">
            <v:imagedata r:id="rId80" o:title=""/>
          </v:shape>
          <o:OLEObject Type="Embed" ProgID="Equation.DSMT4" ShapeID="_x0000_i1063" DrawAspect="Content" ObjectID="_1687666010" r:id="rId81"/>
        </w:object>
      </w:r>
      <w:r>
        <w:rPr>
          <w:lang w:val="en-GB"/>
        </w:rPr>
        <w:t xml:space="preserve"> refers to the flight status of </w:t>
      </w:r>
      <w:del w:id="311" w:author="Editor 2" w:date="2021-07-20T07:39:17Z">
        <w:r>
          <w:rPr>
            <w:lang w:val="en-GB"/>
          </w:rPr>
          <w:delText>the</w:delText>
        </w:r>
      </w:del>
      <w:ins w:id="3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aircraft</w:t>
        </w:r>
      </w:ins>
      <w:r>
        <w:rPr>
          <w:lang w:val="en-GB"/>
        </w:rPr>
        <w:t xml:space="preserve"> </w:t>
      </w:r>
      <w:r>
        <w:rPr>
          <w:position w:val="-10"/>
        </w:rPr>
        <w:object>
          <v:shape id="_x0000_i1064" type="#_x0000_t75" style="width:14.4pt;height:14.4pt" o:oleicon="f" o:ole="">
            <v:imagedata r:id="rId82" o:title=""/>
          </v:shape>
          <o:OLEObject Type="Embed" ProgID="Equation.DSMT4" ShapeID="_x0000_i1064" DrawAspect="Content" ObjectID="_1687666011" r:id="rId83"/>
        </w:object>
      </w:r>
      <w:r>
        <w:rPr>
          <w:noProof/>
          <w:lang w:val="en-GB"/>
        </w:rPr>
        <w:t xml:space="preserve"> </w:t>
      </w:r>
      <w:r w:rsidRPr="00533621">
        <w:rPr>
          <w:lang w:val="en-GB"/>
        </w:rPr>
        <w:t xml:space="preserve">of </w:t>
      </w:r>
      <w:ins w:id="31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aircraft </w:t>
        </w:r>
      </w:ins>
      <w:r>
        <w:rPr>
          <w:position w:val="-6"/>
        </w:rPr>
        <w:object>
          <v:shape id="_x0000_i1065" type="#_x0000_t75" style="width:14.4pt;height:7.2pt" o:oleicon="f" o:ole="">
            <v:imagedata r:id="rId84" o:title=""/>
          </v:shape>
          <o:OLEObject Type="Embed" ProgID="Equation.DSMT4" ShapeID="_x0000_i1065" DrawAspect="Content" ObjectID="_1687666012" r:id="rId85"/>
        </w:object>
      </w:r>
      <w:del w:id="314" w:author="Editor 2" w:date="2021-07-20T07:39:17Z">
        <w:r w:rsidRPr="00533621">
          <w:rPr>
            <w:lang w:val="en-GB"/>
          </w:rPr>
          <w:delText xml:space="preserve"> aircraft</w:delText>
        </w:r>
      </w:del>
      <w:r w:rsidRPr="00533621">
        <w:rPr>
          <w:lang w:val="en-GB"/>
        </w:rPr>
        <w:t xml:space="preserve"> (including aircraft</w:t>
      </w:r>
      <w:r w:rsidRPr="00533621">
        <w:rPr>
          <w:lang w:val="en-GB"/>
        </w:rPr>
        <w:t xml:space="preserve"> </w:t>
      </w:r>
      <w:r>
        <w:rPr>
          <w:position w:val="-6"/>
        </w:rPr>
        <w:object>
          <v:shape id="_x0000_i1066" type="#_x0000_t75" style="width:7.2pt;height:14.4pt" o:oleicon="f" o:ole="">
            <v:imagedata r:id="rId86" o:title=""/>
          </v:shape>
          <o:OLEObject Type="Embed" ProgID="Equation.DSMT4" ShapeID="_x0000_i1066" DrawAspect="Content" ObjectID="_1687666013" r:id="rId87"/>
        </w:object>
      </w:r>
      <w:r w:rsidRPr="00533621">
        <w:rPr>
          <w:lang w:val="en-GB"/>
        </w:rPr>
        <w:t>) within the airspace of 100 km, 100 km and 6,000 m with the position of aircraft</w:t>
      </w:r>
      <w:r w:rsidRPr="00533621">
        <w:rPr>
          <w:lang w:val="en-GB"/>
        </w:rPr>
        <w:t xml:space="preserve"> </w:t>
      </w:r>
      <w:r>
        <w:rPr>
          <w:position w:val="-6"/>
        </w:rPr>
        <w:object>
          <v:shape id="_x0000_i1067" type="#_x0000_t75" style="width:7.2pt;height:14.4pt" o:oleicon="f" o:ole="">
            <v:imagedata r:id="rId88" o:title=""/>
          </v:shape>
          <o:OLEObject Type="Embed" ProgID="Equation.DSMT4" ShapeID="_x0000_i1067" DrawAspect="Content" ObjectID="_1687666014" r:id="rId89"/>
        </w:object>
      </w:r>
      <w:r w:rsidRPr="00533621">
        <w:rPr>
          <w:lang w:val="en-GB"/>
        </w:rPr>
        <w:t xml:space="preserve"> as the </w:t>
      </w:r>
      <w:ins w:id="315" w:author="Editor" w:date="2021-07-20T07:39:33Z">
        <w:r w:rsidRPr="00533621">
          <w:rPr>
            <w:lang w:val="en-GB"/>
          </w:rPr>
          <w:t xml:space="preserve">centre </w:t>
        </w:r>
      </w:ins>
      <w:del w:id="316" w:author="Editor" w:date="2021-07-20T07:39:33Z">
        <w:r w:rsidRPr="00533621">
          <w:rPr>
            <w:lang w:val="en-GB"/>
          </w:rPr>
          <w:delText xml:space="preserve">center </w:delText>
        </w:r>
      </w:del>
      <w:r w:rsidRPr="00533621">
        <w:rPr>
          <w:lang w:val="en-GB"/>
        </w:rPr>
        <w:t>(as shown in</w:t>
      </w:r>
      <w:r w:rsidRPr="00533621">
        <w:rPr>
          <w:lang w:val="en-GB"/>
        </w:rPr>
        <w:t xml:space="preserve"> </w:t>
      </w:r>
      <w:r>
        <w:fldChar w:fldCharType="begin"/>
      </w:r>
      <w:r>
        <w:rPr>
          <w:lang w:val="en-GB"/>
        </w:rPr>
        <w:instrText xml:space="preserve"> </w:instrText>
      </w:r>
      <w:r>
        <w:rPr>
          <w:rFonts w:hint="eastAsia"/>
          <w:lang w:val="en-GB"/>
        </w:rPr>
        <w:instrText>REF _Ref73698851 \h</w:instrText>
      </w:r>
      <w:r>
        <w:rPr>
          <w:lang w:val="en-GB"/>
        </w:rPr>
        <w:instrText xml:space="preserve"> </w:instrText>
      </w:r>
      <w:r>
        <w:fldChar w:fldCharType="separate"/>
      </w:r>
      <w:r w:rsidRPr="005A55F5">
        <w:rPr>
          <w:lang w:val="en-GB"/>
        </w:rPr>
        <w:t xml:space="preserve">Figure </w:t>
      </w:r>
      <w:r>
        <w:rPr>
          <w:noProof/>
          <w:lang w:val="en-GB"/>
        </w:rPr>
        <w:t>2</w:t>
      </w:r>
      <w:r>
        <w:fldChar w:fldCharType="end"/>
      </w:r>
      <w:r w:rsidRPr="00533621">
        <w:rPr>
          <w:lang w:val="en-GB"/>
        </w:rPr>
        <w:t>)</w:t>
      </w:r>
      <w:r>
        <w:rPr>
          <w:rFonts w:hint="eastAsia"/>
          <w:lang w:val="en-GB"/>
        </w:rPr>
        <w:t>,</w:t>
      </w:r>
      <w:r w:rsidR="006B58A3">
        <w:rPr>
          <w:lang w:val="en-GB"/>
        </w:rPr>
        <w:t xml:space="preserve"> which includes the elements of longitude, latitude, altitude, heading, horizontal speed, vertical speed (or climb and descent rate), aircraft type and the two planned waypoints behind the current flight segment. In this paper, the reason why the planned waypoints of aircraft are added to the state space is that the conflict resolution action based on rules is an integrated command. For example, when the aircraft climbs by 600</w:t>
      </w:r>
      <w:ins w:id="317" w:author="Editor" w:date="2021-07-20T07:39:33Z">
        <w:r w:rsidR="006B58A3">
          <w:rPr>
            <w:lang w:val="en-GB"/>
          </w:rPr>
          <w:t xml:space="preserve"> metre</w:t>
        </w:r>
      </w:ins>
      <w:del w:id="318" w:author="Editor" w:date="2021-07-20T07:39:33Z">
        <w:r w:rsidR="006B58A3">
          <w:rPr>
            <w:lang w:val="en-GB"/>
          </w:rPr>
          <w:delText xml:space="preserve"> meter</w:delText>
        </w:r>
      </w:del>
      <w:r w:rsidR="006B58A3">
        <w:rPr>
          <w:lang w:val="en-GB"/>
        </w:rPr>
        <w:t xml:space="preserve">s, it needs some time to reach the target altitude. Therefore, the intention information of the aircraft is to reduce the impact of the time </w:t>
      </w:r>
      <w:r w:rsidR="006B58A3">
        <w:rPr>
          <w:rFonts w:hint="eastAsia"/>
          <w:lang w:val="en-GB"/>
        </w:rPr>
        <w:t>consumption</w:t>
      </w:r>
      <w:r w:rsidRPr="00E076FD" w:rsidR="00A82695">
        <w:rPr>
          <w:lang w:val="en-GB"/>
        </w:rPr>
        <w:t xml:space="preserve"> of executing action on the resolution effect</w:t>
      </w:r>
      <w:del w:id="319" w:author="Editor 2" w:date="2021-07-20T07:39:17Z">
        <w:r w:rsidRPr="00E076FD" w:rsidR="00A82695">
          <w:rPr>
            <w:lang w:val="en-GB"/>
          </w:rPr>
          <w:delText>,</w:delText>
        </w:r>
      </w:del>
      <w:r w:rsidRPr="00E076FD" w:rsidR="00A82695">
        <w:rPr>
          <w:lang w:val="en-GB"/>
        </w:rPr>
        <w:t xml:space="preserve"> so that the mapping relationship between the state and the action in the model is more accurate.</w:t>
      </w:r>
    </w:p>
    <w:p w:rsidR="00B34A2E" w:rsidRPr="00C46FC6" w:rsidP="003D384B" w14:paraId="345842E5" w14:textId="75473593">
      <w:pPr>
        <w:pStyle w:val="Heading3"/>
      </w:pPr>
      <w:bookmarkStart w:id="320" w:name="_Ref76974801"/>
      <w:r w:rsidRPr="00C46FC6">
        <w:rPr>
          <w:rFonts w:hint="eastAsia"/>
          <w:lang w:val="en-GB"/>
        </w:rPr>
        <w:t>Action</w:t>
      </w:r>
      <w:r w:rsidRPr="00C46FC6">
        <w:rPr>
          <w:lang w:val="en-GB"/>
        </w:rPr>
        <w:t xml:space="preserve"> </w:t>
      </w:r>
      <w:r w:rsidRPr="00C46FC6">
        <w:rPr>
          <w:rFonts w:hint="eastAsia"/>
          <w:lang w:val="en-GB"/>
        </w:rPr>
        <w:t>Space</w:t>
      </w:r>
      <w:bookmarkEnd w:id="320"/>
    </w:p>
    <w:p w:rsidR="00121AC3" w:rsidP="00E27301" w14:paraId="7426D024" w14:textId="61849ECA">
      <w:pPr>
        <w:ind w:firstLine="361"/>
      </w:pPr>
      <w:r>
        <w:rPr>
          <w:b/>
          <w:bCs/>
          <w:lang w:val="en-GB"/>
        </w:rPr>
        <w:t>Action type.</w:t>
      </w:r>
      <w:r w:rsidRPr="00080BF1" w:rsidR="00080BF1">
        <w:rPr>
          <w:lang w:val="en-GB"/>
        </w:rPr>
        <w:t xml:space="preserve"> The actions used in the actual conflict resolution work will last for a period of time, and another action will not be executed during this period. To make resolution suggestions given by DSTs more acceptable to ATCOs, the action space</w:t>
      </w:r>
      <w:r w:rsidRPr="00080BF1" w:rsidR="00080BF1">
        <w:rPr>
          <w:lang w:val="en-GB"/>
        </w:rPr>
        <w:t xml:space="preserve"> </w:t>
      </w:r>
      <w:r>
        <w:rPr>
          <w:position w:val="-4"/>
        </w:rPr>
        <w:object>
          <v:shape id="_x0000_i1068" type="#_x0000_t75" style="width:7.2pt;height:14.4pt" o:oleicon="f" o:ole="">
            <v:imagedata r:id="rId90" o:title=""/>
          </v:shape>
          <o:OLEObject Type="Embed" ProgID="Equation.DSMT4" ShapeID="_x0000_i1068" DrawAspect="Content" ObjectID="_1687666015" r:id="rId91"/>
        </w:object>
      </w:r>
      <w:r w:rsidR="00080BF1">
        <w:rPr>
          <w:lang w:val="en-GB"/>
        </w:rPr>
        <w:t xml:space="preserve"> in this paper is set as discrete.</w:t>
      </w:r>
    </w:p>
    <w:p w:rsidR="00DA029D" w:rsidP="00E27301" w14:paraId="0A3A8531" w14:textId="3C158F3F">
      <w:pPr>
        <w:ind w:firstLine="361"/>
      </w:pPr>
      <w:r>
        <w:rPr>
          <w:b/>
          <w:bCs/>
          <w:lang w:val="en-GB"/>
        </w:rPr>
        <w:t>Action execution object.</w:t>
      </w:r>
      <w:r w:rsidR="00080BF1">
        <w:rPr>
          <w:lang w:val="en-GB"/>
        </w:rPr>
        <w:t xml:space="preserve"> In this model, all conflict aircraft in a </w:t>
      </w:r>
      <w:del w:id="321" w:author="Editor 2" w:date="2021-07-20T07:39:17Z">
        <w:r w:rsidR="00080BF1">
          <w:rPr>
            <w:lang w:val="en-GB"/>
          </w:rPr>
          <w:delText>multi-actor</w:delText>
        </w:r>
      </w:del>
      <w:ins w:id="32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080BF1">
        <w:rPr>
          <w:lang w:val="en-GB"/>
        </w:rPr>
        <w:t xml:space="preserve"> conflict are considered, and a global solution is given. Each conflict aircraft will execute action (it is worth noting that each type of action contains zero actions)</w:t>
      </w:r>
      <w:del w:id="323" w:author="Editor 2" w:date="2021-07-20T07:39:17Z">
        <w:r w:rsidR="00080BF1">
          <w:rPr>
            <w:lang w:val="en-GB"/>
          </w:rPr>
          <w:delText>,</w:delText>
        </w:r>
      </w:del>
      <w:r w:rsidR="00080BF1">
        <w:rPr>
          <w:lang w:val="en-GB"/>
        </w:rPr>
        <w:t xml:space="preserve"> so that all pairwise conflicts in this </w:t>
      </w:r>
      <w:del w:id="324" w:author="Editor 2" w:date="2021-07-20T07:39:17Z">
        <w:r w:rsidR="00080BF1">
          <w:rPr>
            <w:lang w:val="en-GB"/>
          </w:rPr>
          <w:delText>multi-actor</w:delText>
        </w:r>
      </w:del>
      <w:ins w:id="32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080BF1">
        <w:rPr>
          <w:lang w:val="en-GB"/>
        </w:rPr>
        <w:t xml:space="preserve"> conflict will be resolved at the same time.</w:t>
      </w:r>
    </w:p>
    <w:p w:rsidR="008A734B" w:rsidP="00E27301" w14:paraId="18D92FAF" w14:textId="212D15FD">
      <w:pPr>
        <w:ind w:firstLine="361"/>
      </w:pPr>
      <w:r>
        <w:rPr>
          <w:b/>
          <w:bCs/>
          <w:lang w:val="en-GB"/>
        </w:rPr>
        <w:t>Execution time.</w:t>
      </w:r>
      <w:r w:rsidRPr="00080BF1" w:rsidR="00080BF1">
        <w:rPr>
          <w:lang w:val="en-GB"/>
        </w:rPr>
        <w:t xml:space="preserve"> The</w:t>
      </w:r>
      <w:r w:rsidRPr="00080BF1" w:rsidR="00080BF1">
        <w:rPr>
          <w:lang w:val="en-GB"/>
        </w:rPr>
        <w:t xml:space="preserve"> </w:t>
      </w:r>
      <w:r>
        <w:rPr>
          <w:position w:val="-6"/>
        </w:rPr>
        <w:object>
          <v:shape id="_x0000_i1069" type="#_x0000_t75" style="width:7.2pt;height:14.4pt" o:oleicon="f" o:ole="">
            <v:imagedata r:id="rId92" o:title=""/>
          </v:shape>
          <o:OLEObject Type="Embed" ProgID="Equation.DSMT4" ShapeID="_x0000_i1069" DrawAspect="Content" ObjectID="_1687666016" r:id="rId93"/>
        </w:object>
      </w:r>
      <w:r w:rsidRPr="00080BF1" w:rsidR="00080BF1">
        <w:rPr>
          <w:lang w:val="en-GB"/>
        </w:rPr>
        <w:t xml:space="preserve"> in</w:t>
      </w:r>
      <w:r w:rsidRPr="00080BF1" w:rsidR="00080BF1">
        <w:rPr>
          <w:lang w:val="en-GB"/>
        </w:rPr>
        <w:t xml:space="preserve"> </w:t>
      </w:r>
      <w:r w:rsidR="00080BF1">
        <w:fldChar w:fldCharType="begin"/>
      </w:r>
      <w:r w:rsidR="00080BF1">
        <w:rPr>
          <w:lang w:val="en-GB"/>
        </w:rPr>
        <w:instrText xml:space="preserve"> </w:instrText>
      </w:r>
      <w:r w:rsidR="00080BF1">
        <w:rPr>
          <w:rFonts w:hint="eastAsia"/>
          <w:lang w:val="en-GB"/>
        </w:rPr>
        <w:instrText>REF _Ref73992275 \h</w:instrText>
      </w:r>
      <w:r w:rsidR="00080BF1">
        <w:rPr>
          <w:lang w:val="en-GB"/>
        </w:rPr>
        <w:instrText xml:space="preserve"> </w:instrText>
      </w:r>
      <w:r w:rsidR="00080BF1">
        <w:fldChar w:fldCharType="separate"/>
      </w:r>
      <w:r w:rsidR="00080BF1">
        <w:rPr>
          <w:lang w:val="en-GB"/>
        </w:rPr>
        <w:t xml:space="preserve">Figure </w:t>
      </w:r>
      <w:r w:rsidR="00080BF1">
        <w:rPr>
          <w:noProof/>
          <w:lang w:val="en-GB"/>
        </w:rPr>
        <w:t>3</w:t>
      </w:r>
      <w:r w:rsidR="00080BF1">
        <w:fldChar w:fldCharType="end"/>
      </w:r>
      <w:r w:rsidRPr="00080BF1" w:rsidR="00080BF1">
        <w:rPr>
          <w:lang w:val="en-GB"/>
        </w:rPr>
        <w:t xml:space="preserve"> represents the earliest time of loss of separation in the </w:t>
      </w:r>
      <w:del w:id="326" w:author="Editor 2" w:date="2021-07-20T07:39:17Z">
        <w:r w:rsidRPr="00080BF1" w:rsidR="00080BF1">
          <w:rPr>
            <w:lang w:val="en-GB"/>
          </w:rPr>
          <w:delText>multi-actor</w:delText>
        </w:r>
      </w:del>
      <w:ins w:id="32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080BF1" w:rsidR="00080BF1">
        <w:rPr>
          <w:lang w:val="en-GB"/>
        </w:rPr>
        <w:t xml:space="preserve"> conflict (that is</w:t>
      </w:r>
      <w:r w:rsidRPr="00080BF1" w:rsidR="00080BF1">
        <w:rPr>
          <w:lang w:val="en-GB"/>
        </w:rPr>
        <w:t xml:space="preserve">, </w:t>
      </w:r>
      <w:r>
        <w:rPr>
          <w:position w:val="-6"/>
        </w:rPr>
        <w:object>
          <v:shape id="_x0000_i1070" type="#_x0000_t75" style="width:7.2pt;height:14.4pt" o:oleicon="f" o:ole="">
            <v:imagedata r:id="rId92" o:title=""/>
          </v:shape>
          <o:OLEObject Type="Embed" ProgID="Equation.DSMT4" ShapeID="_x0000_i1070" DrawAspect="Content" ObjectID="_1687666017" r:id="rId94"/>
        </w:object>
      </w:r>
      <w:r w:rsidRPr="00080BF1" w:rsidR="00080BF1">
        <w:rPr>
          <w:lang w:val="en-GB"/>
        </w:rPr>
        <w:t xml:space="preserve"> in</w:t>
      </w:r>
      <w:r w:rsidRPr="00080BF1" w:rsidR="00080BF1">
        <w:rPr>
          <w:lang w:val="en-GB"/>
        </w:rPr>
        <w:t xml:space="preserve"> </w:t>
      </w:r>
      <w:r w:rsidR="00080BF1">
        <w:fldChar w:fldCharType="begin"/>
      </w:r>
      <w:r w:rsidR="00080BF1">
        <w:rPr>
          <w:lang w:val="en-GB"/>
        </w:rPr>
        <w:instrText xml:space="preserve"> </w:instrText>
      </w:r>
      <w:r w:rsidR="00080BF1">
        <w:rPr>
          <w:rFonts w:hint="eastAsia"/>
          <w:lang w:val="en-GB"/>
        </w:rPr>
        <w:instrText>REF _Ref73698821 \h</w:instrText>
      </w:r>
      <w:r w:rsidR="00080BF1">
        <w:rPr>
          <w:lang w:val="en-GB"/>
        </w:rPr>
        <w:instrText xml:space="preserve"> </w:instrText>
      </w:r>
      <w:r w:rsidR="00080BF1">
        <w:fldChar w:fldCharType="separate"/>
      </w:r>
      <w:r w:rsidR="00080BF1">
        <w:rPr>
          <w:lang w:val="en-GB"/>
        </w:rPr>
        <w:t xml:space="preserve">Figure </w:t>
      </w:r>
      <w:r w:rsidR="00080BF1">
        <w:rPr>
          <w:noProof/>
          <w:lang w:val="en-GB"/>
        </w:rPr>
        <w:t>1</w:t>
      </w:r>
      <w:r w:rsidR="00080BF1">
        <w:fldChar w:fldCharType="end"/>
      </w:r>
      <w:r w:rsidR="00080BF1">
        <w:rPr>
          <w:lang w:val="en-GB"/>
        </w:rPr>
        <w:t xml:space="preserve">). Because the advanced amount of conflict detection is 300 seconds, the first pairwise conflict in this </w:t>
      </w:r>
      <w:del w:id="328" w:author="Editor 2" w:date="2021-07-20T07:39:17Z">
        <w:r w:rsidR="00080BF1">
          <w:rPr>
            <w:lang w:val="en-GB"/>
          </w:rPr>
          <w:delText>multi-actor</w:delText>
        </w:r>
      </w:del>
      <w:ins w:id="32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080BF1">
        <w:rPr>
          <w:lang w:val="en-GB"/>
        </w:rPr>
        <w:t xml:space="preserve"> conflict is detected at</w:t>
      </w:r>
      <w:r w:rsidR="00080BF1">
        <w:rPr>
          <w:lang w:val="en-GB"/>
        </w:rPr>
        <w:t xml:space="preserve"> </w:t>
      </w:r>
      <w:r>
        <w:rPr>
          <w:position w:val="-6"/>
        </w:rPr>
        <w:object>
          <v:shape id="_x0000_i1071" type="#_x0000_t75" style="width:28.8pt;height:14.4pt" o:oleicon="f" o:ole="">
            <v:imagedata r:id="rId95" o:title=""/>
          </v:shape>
          <o:OLEObject Type="Embed" ProgID="Equation.DSMT4" ShapeID="_x0000_i1071" DrawAspect="Content" ObjectID="_1687666018" r:id="rId96"/>
        </w:object>
      </w:r>
      <w:r w:rsidRPr="00080BF1" w:rsidR="00080BF1">
        <w:rPr>
          <w:lang w:val="en-GB"/>
        </w:rPr>
        <w:t>. The execution time of action is within the range of</w:t>
      </w:r>
      <w:r w:rsidRPr="00080BF1" w:rsidR="00080BF1">
        <w:rPr>
          <w:lang w:val="en-GB"/>
        </w:rPr>
        <w:t xml:space="preserve"> </w:t>
      </w:r>
      <w:r>
        <w:rPr>
          <w:position w:val="-6"/>
        </w:rPr>
        <w:object>
          <v:shape id="_x0000_i1072" type="#_x0000_t75" style="width:28.8pt;height:14.4pt" o:oleicon="f" o:ole="">
            <v:imagedata r:id="rId97" o:title=""/>
          </v:shape>
          <o:OLEObject Type="Embed" ProgID="Equation.DSMT4" ShapeID="_x0000_i1072" DrawAspect="Content" ObjectID="_1687666019" r:id="rId98"/>
        </w:object>
      </w:r>
      <w:r w:rsidRPr="00080BF1" w:rsidR="00080BF1">
        <w:rPr>
          <w:lang w:val="en-GB"/>
        </w:rPr>
        <w:t xml:space="preserve"> to</w:t>
      </w:r>
      <w:r w:rsidRPr="00080BF1" w:rsidR="00080BF1">
        <w:rPr>
          <w:lang w:val="en-GB"/>
        </w:rPr>
        <w:t xml:space="preserve"> </w:t>
      </w:r>
      <w:r>
        <w:rPr>
          <w:position w:val="-6"/>
        </w:rPr>
        <w:object>
          <v:shape id="_x0000_i1073" type="#_x0000_t75" style="width:7.2pt;height:14.4pt" o:oleicon="f" o:ole="">
            <v:imagedata r:id="rId99" o:title=""/>
          </v:shape>
          <o:OLEObject Type="Embed" ProgID="Equation.DSMT4" ShapeID="_x0000_i1073" DrawAspect="Content" ObjectID="_1687666020" r:id="rId100"/>
        </w:object>
      </w:r>
      <w:r w:rsidR="00080BF1">
        <w:rPr>
          <w:lang w:val="en-GB"/>
        </w:rPr>
        <w:t xml:space="preserve">, and the duration between two execution times is set to 120 seconds. The resolution effect of different execution </w:t>
      </w:r>
      <w:del w:id="330" w:author="Editor 2" w:date="2021-07-20T07:39:17Z">
        <w:r w:rsidR="00080BF1">
          <w:rPr>
            <w:lang w:val="en-GB"/>
          </w:rPr>
          <w:delText>time</w:delText>
        </w:r>
      </w:del>
      <w:ins w:id="33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times</w:t>
        </w:r>
      </w:ins>
      <w:r w:rsidR="00080BF1">
        <w:rPr>
          <w:lang w:val="en-GB"/>
        </w:rPr>
        <w:t xml:space="preserve"> is different. Therefore, this paper proposes a combination method of several </w:t>
      </w:r>
      <w:del w:id="332" w:author="Editor 2" w:date="2021-07-20T07:39:17Z">
        <w:r w:rsidR="00080BF1">
          <w:rPr>
            <w:lang w:val="en-GB"/>
          </w:rPr>
          <w:delText xml:space="preserve">sub models </w:delText>
        </w:r>
      </w:del>
      <w:ins w:id="33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sidR="00080BF1">
        <w:rPr>
          <w:lang w:val="en-GB"/>
        </w:rPr>
        <w:t xml:space="preserve">with different and fixed execution </w:t>
      </w:r>
      <w:del w:id="334" w:author="Editor 2" w:date="2021-07-20T07:39:17Z">
        <w:r w:rsidR="00080BF1">
          <w:rPr>
            <w:lang w:val="en-GB"/>
          </w:rPr>
          <w:delText>time,</w:delText>
        </w:r>
      </w:del>
      <w:del w:id="335" w:author="Editor 2" w:date="2021-07-20T07:39:17Z">
        <w:r w:rsidR="00080BF1">
          <w:rPr>
            <w:rFonts w:hint="eastAsia"/>
            <w:lang w:val="en-GB"/>
          </w:rPr>
          <w:delText xml:space="preserve"> </w:delText>
        </w:r>
      </w:del>
      <w:del w:id="336" w:author="Editor 2" w:date="2021-07-20T07:39:17Z">
        <w:r w:rsidR="00AA5FFC">
          <w:rPr>
            <w:lang w:val="en-GB"/>
          </w:rPr>
          <w:delText xml:space="preserve">such as, sub model </w:delText>
        </w:r>
      </w:del>
      <w:ins w:id="3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times. For example, submodel </w:t>
        </w:r>
      </w:ins>
      <w:r w:rsidR="00AA5FFC">
        <w:rPr>
          <w:lang w:val="en-GB"/>
        </w:rPr>
        <w:t>1 has three groups of actions, and their execution times</w:t>
      </w:r>
      <w:r w:rsidR="00AA5FFC">
        <w:rPr>
          <w:lang w:val="en-GB"/>
        </w:rPr>
        <w:t xml:space="preserve"> </w:t>
      </w:r>
      <w:r>
        <w:rPr>
          <w:position w:val="-12"/>
        </w:rPr>
        <w:object>
          <v:shape id="_x0000_i1074" type="#_x0000_t75" style="width:43.2pt;height:14.4pt" o:oleicon="f" o:ole="">
            <v:imagedata r:id="rId101" o:title=""/>
          </v:shape>
          <o:OLEObject Type="Embed" ProgID="Equation.DSMT4" ShapeID="_x0000_i1074" DrawAspect="Content" ObjectID="_1687666021" r:id="rId102"/>
        </w:object>
      </w:r>
      <w:r w:rsidRPr="00080BF1" w:rsidR="00080BF1">
        <w:rPr>
          <w:lang w:val="en-GB"/>
        </w:rPr>
        <w:t xml:space="preserve"> are set to</w:t>
      </w:r>
      <w:r w:rsidRPr="00080BF1" w:rsidR="00080BF1">
        <w:rPr>
          <w:lang w:val="en-GB"/>
        </w:rPr>
        <w:t xml:space="preserve"> </w:t>
      </w:r>
      <w:r>
        <w:rPr>
          <w:position w:val="-8"/>
        </w:rPr>
        <w:object>
          <v:shape id="_x0000_i1075" type="#_x0000_t75" style="width:86.4pt;height:14.4pt" o:oleicon="f" o:ole="">
            <v:imagedata r:id="rId103" o:title=""/>
          </v:shape>
          <o:OLEObject Type="Embed" ProgID="Equation.DSMT4" ShapeID="_x0000_i1075" DrawAspect="Content" ObjectID="_1687666022" r:id="rId104"/>
        </w:object>
      </w:r>
      <w:del w:id="338" w:author="Editor 2" w:date="2021-07-20T07:39:17Z">
        <w:r w:rsidRPr="00080BF1" w:rsidR="00080BF1">
          <w:rPr>
            <w:lang w:val="en-GB"/>
          </w:rPr>
          <w:delText>;</w:delText>
        </w:r>
      </w:del>
      <w:ins w:id="3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080BF1" w:rsidR="00080BF1">
        <w:rPr>
          <w:lang w:val="en-GB"/>
        </w:rPr>
        <w:t xml:space="preserve"> The execution times of </w:t>
      </w:r>
      <w:del w:id="340" w:author="Editor 2" w:date="2021-07-20T07:39:17Z">
        <w:r w:rsidRPr="00080BF1" w:rsidR="00080BF1">
          <w:rPr>
            <w:lang w:val="en-GB"/>
          </w:rPr>
          <w:delText xml:space="preserve">sub model </w:delText>
        </w:r>
      </w:del>
      <w:ins w:id="3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 </w:t>
        </w:r>
      </w:ins>
      <w:r w:rsidRPr="00080BF1" w:rsidR="00080BF1">
        <w:rPr>
          <w:lang w:val="en-GB"/>
        </w:rPr>
        <w:t>2 are</w:t>
      </w:r>
      <w:r w:rsidRPr="00080BF1" w:rsidR="00080BF1">
        <w:rPr>
          <w:lang w:val="en-GB"/>
        </w:rPr>
        <w:t xml:space="preserve"> </w:t>
      </w:r>
      <w:r>
        <w:rPr>
          <w:position w:val="-8"/>
        </w:rPr>
        <w:object>
          <v:shape id="_x0000_i1076" type="#_x0000_t75" style="width:86.4pt;height:14.4pt" o:oleicon="f" o:ole="">
            <v:imagedata r:id="rId105" o:title=""/>
          </v:shape>
          <o:OLEObject Type="Embed" ProgID="Equation.DSMT4" ShapeID="_x0000_i1076" DrawAspect="Content" ObjectID="_1687666023" r:id="rId106"/>
        </w:object>
      </w:r>
      <w:r w:rsidR="00AA1D42">
        <w:rPr>
          <w:lang w:val="en-GB"/>
        </w:rPr>
        <w:t>, including three groups of actions</w:t>
      </w:r>
      <w:del w:id="342" w:author="Editor 2" w:date="2021-07-20T07:39:17Z">
        <w:r w:rsidR="00AA1D42">
          <w:rPr>
            <w:lang w:val="en-GB"/>
          </w:rPr>
          <w:delText>, too</w:delText>
        </w:r>
      </w:del>
      <w:r w:rsidR="00AA1D42">
        <w:rPr>
          <w:lang w:val="en-GB"/>
        </w:rPr>
        <w:t xml:space="preserve"> (as shown in</w:t>
      </w:r>
      <w:r w:rsidR="00AA1D42">
        <w:rPr>
          <w:lang w:val="en-GB"/>
        </w:rPr>
        <w:t xml:space="preserve"> </w:t>
      </w:r>
      <w:r w:rsidR="00AA1D42">
        <w:fldChar w:fldCharType="begin"/>
      </w:r>
      <w:r w:rsidR="00AA1D42">
        <w:rPr>
          <w:lang w:val="en-GB"/>
        </w:rPr>
        <w:instrText xml:space="preserve"> </w:instrText>
      </w:r>
      <w:r w:rsidR="00AA1D42">
        <w:rPr>
          <w:lang w:val="en-GB"/>
        </w:rPr>
        <w:instrText xml:space="preserve">REF _Ref76757058 \h </w:instrText>
      </w:r>
      <w:r w:rsidR="00AA1D42">
        <w:fldChar w:fldCharType="separate"/>
      </w:r>
      <w:r w:rsidR="00AA1D42">
        <w:rPr>
          <w:lang w:val="en-GB"/>
        </w:rPr>
        <w:t>Figure 3</w:t>
      </w:r>
      <w:r w:rsidR="00AA1D42">
        <w:fldChar w:fldCharType="end"/>
      </w:r>
      <w:r w:rsidR="00AA5FFC">
        <w:rPr>
          <w:lang w:val="en-GB"/>
        </w:rPr>
        <w:t>)</w:t>
      </w:r>
      <w:del w:id="343" w:author="Editor 2" w:date="2021-07-20T07:39:17Z">
        <w:r w:rsidR="00AA5FFC">
          <w:rPr>
            <w:lang w:val="en-GB"/>
          </w:rPr>
          <w:delText>; And so on</w:delText>
        </w:r>
      </w:del>
      <w:r w:rsidR="00AA5FFC">
        <w:rPr>
          <w:lang w:val="en-GB"/>
        </w:rPr>
        <w:t xml:space="preserve">, until the execution time of </w:t>
      </w:r>
      <w:del w:id="344" w:author="Editor 2" w:date="2021-07-20T07:39:17Z">
        <w:r w:rsidR="00AA5FFC">
          <w:rPr>
            <w:lang w:val="en-GB"/>
          </w:rPr>
          <w:delText>sub model</w:delText>
        </w:r>
      </w:del>
      <w:ins w:id="34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w:t>
        </w:r>
      </w:ins>
      <w:r w:rsidR="00AA5FFC">
        <w:rPr>
          <w:lang w:val="en-GB"/>
        </w:rPr>
        <w:t xml:space="preserve"> 12 </w:t>
      </w:r>
      <w:del w:id="346" w:author="Editor 2" w:date="2021-07-20T07:39:17Z">
        <w:r w:rsidR="00AA5FFC">
          <w:rPr>
            <w:lang w:val="en-GB"/>
          </w:rPr>
          <w:delText>are</w:delText>
        </w:r>
      </w:del>
      <w:ins w:id="34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is</w:t>
        </w:r>
      </w:ins>
      <w:r w:rsidR="00AA5FFC">
        <w:rPr>
          <w:lang w:val="en-GB"/>
        </w:rPr>
        <w:t xml:space="preserve"> </w:t>
      </w:r>
      <w:r>
        <w:rPr>
          <w:position w:val="-8"/>
        </w:rPr>
        <w:object>
          <v:shape id="_x0000_i1077" type="#_x0000_t75" style="width:57.6pt;height:14.4pt" o:oleicon="f" o:ole="">
            <v:imagedata r:id="rId107" o:title=""/>
          </v:shape>
          <o:OLEObject Type="Embed" ProgID="Equation.DSMT4" ShapeID="_x0000_i1077" DrawAspect="Content" ObjectID="_1687666024" r:id="rId108"/>
        </w:object>
      </w:r>
      <w:r w:rsidRPr="00080BF1" w:rsidR="00080BF1">
        <w:rPr>
          <w:lang w:val="en-GB"/>
        </w:rPr>
        <w:t xml:space="preserve"> with two groups of actions.</w:t>
      </w:r>
      <w:r w:rsidR="00080BF1">
        <w:rPr>
          <w:rFonts w:hint="eastAsia"/>
          <w:lang w:val="en-GB"/>
        </w:rPr>
        <w:t xml:space="preserve"> </w:t>
      </w:r>
      <w:r w:rsidR="00080BF1">
        <w:rPr>
          <w:lang w:val="en-GB"/>
        </w:rPr>
        <w:t xml:space="preserve">All </w:t>
      </w:r>
      <w:del w:id="348" w:author="Editor 2" w:date="2021-07-20T07:39:17Z">
        <w:r w:rsidR="00080BF1">
          <w:rPr>
            <w:lang w:val="en-GB"/>
          </w:rPr>
          <w:delText xml:space="preserve">sub models </w:delText>
        </w:r>
      </w:del>
      <w:ins w:id="34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sidR="00080BF1">
        <w:rPr>
          <w:lang w:val="en-GB"/>
        </w:rPr>
        <w:t xml:space="preserve">are trained with a large number of identical </w:t>
      </w:r>
      <w:del w:id="350" w:author="Editor 2" w:date="2021-07-20T07:39:17Z">
        <w:r w:rsidR="00080BF1">
          <w:rPr>
            <w:lang w:val="en-GB"/>
          </w:rPr>
          <w:delText>multi-actor</w:delText>
        </w:r>
      </w:del>
      <w:ins w:id="35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080BF1">
        <w:rPr>
          <w:lang w:val="en-GB"/>
        </w:rPr>
        <w:t xml:space="preserve"> conflict scenarios. When testing with </w:t>
      </w:r>
      <w:ins w:id="35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080BF1">
        <w:rPr>
          <w:lang w:val="en-GB"/>
        </w:rPr>
        <w:t xml:space="preserve">test scenario set, all </w:t>
      </w:r>
      <w:del w:id="353" w:author="Editor 2" w:date="2021-07-20T07:39:17Z">
        <w:r w:rsidR="00080BF1">
          <w:rPr>
            <w:lang w:val="en-GB"/>
          </w:rPr>
          <w:delText>sub models</w:delText>
        </w:r>
      </w:del>
      <w:ins w:id="35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submodels</w:t>
        </w:r>
      </w:ins>
      <w:r w:rsidR="00080BF1">
        <w:rPr>
          <w:lang w:val="en-GB"/>
        </w:rPr>
        <w:t xml:space="preserve"> are traversed, and the actions with higher quality are selected. This combination method can greatly improve the success rate of the resolution model (see Section</w:t>
      </w:r>
      <w:r w:rsidR="00080BF1">
        <w:rPr>
          <w:lang w:val="en-GB"/>
        </w:rPr>
        <w:t xml:space="preserve"> </w:t>
      </w:r>
      <w:r w:rsidR="00080BF1">
        <w:fldChar w:fldCharType="begin"/>
      </w:r>
      <w:r w:rsidR="00080BF1">
        <w:rPr>
          <w:lang w:val="en-GB"/>
        </w:rPr>
        <w:instrText xml:space="preserve"> </w:instrText>
      </w:r>
      <w:r w:rsidR="00080BF1">
        <w:rPr>
          <w:lang w:val="en-GB"/>
        </w:rPr>
        <w:instrText xml:space="preserve">REF _Ref76721451 \r \h </w:instrText>
      </w:r>
      <w:r w:rsidR="00080BF1">
        <w:fldChar w:fldCharType="separate"/>
      </w:r>
      <w:r w:rsidR="00080BF1">
        <w:rPr>
          <w:lang w:val="en-GB"/>
        </w:rPr>
        <w:t>4.3</w:t>
      </w:r>
      <w:r w:rsidR="00080BF1">
        <w:fldChar w:fldCharType="end"/>
      </w:r>
      <w:r w:rsidRPr="00080BF1" w:rsidR="00080BF1">
        <w:rPr>
          <w:lang w:val="en-GB"/>
        </w:rPr>
        <w:t xml:space="preserve"> for verification results).</w:t>
      </w:r>
    </w:p>
    <w:p w:rsidR="00DA029D" w:rsidP="00DD1D39" w14:paraId="3D5330F0" w14:textId="336A8DB2">
      <w:pPr>
        <w:ind w:firstLine="361"/>
      </w:pPr>
      <w:r w:rsidRPr="0022710A" w:rsidR="00F410DD">
        <w:rPr>
          <w:b/>
          <w:bCs/>
          <w:lang w:val="en-GB"/>
        </w:rPr>
        <w:t>Resolution effect</w:t>
      </w:r>
      <w:r w:rsidRPr="00F410DD" w:rsidR="00F410DD">
        <w:rPr>
          <w:lang w:val="en-GB"/>
        </w:rPr>
        <w:t xml:space="preserve">. </w:t>
      </w:r>
      <w:del w:id="355" w:author="Editor 2" w:date="2021-07-20T07:39:17Z">
        <w:r w:rsidRPr="00F410DD" w:rsidR="00F410DD">
          <w:rPr>
            <w:lang w:val="en-GB"/>
          </w:rPr>
          <w:delText>the</w:delText>
        </w:r>
      </w:del>
      <w:ins w:id="35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w:t>
        </w:r>
      </w:ins>
      <w:r w:rsidRPr="00F410DD" w:rsidR="00F410DD">
        <w:rPr>
          <w:lang w:val="en-GB"/>
        </w:rPr>
        <w:t xml:space="preserve"> criterion for judging whether the </w:t>
      </w:r>
      <w:del w:id="357" w:author="Editor 2" w:date="2021-07-20T07:39:17Z">
        <w:r w:rsidRPr="00F410DD" w:rsidR="00F410DD">
          <w:rPr>
            <w:lang w:val="en-GB"/>
          </w:rPr>
          <w:delText>multi-actor</w:delText>
        </w:r>
      </w:del>
      <w:ins w:id="35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F410DD" w:rsidR="00F410DD">
        <w:rPr>
          <w:lang w:val="en-GB"/>
        </w:rPr>
        <w:t xml:space="preserve"> conflict has been successfully resolved is that the distance between all conflict aircraft meets regulatory requirements within 10 minutes from</w:t>
      </w:r>
      <w:r w:rsidRPr="00F410DD" w:rsidR="00F410DD">
        <w:rPr>
          <w:lang w:val="en-GB"/>
        </w:rPr>
        <w:t xml:space="preserve"> </w:t>
      </w:r>
      <w:r>
        <w:rPr>
          <w:position w:val="-6"/>
        </w:rPr>
        <w:object>
          <v:shape id="_x0000_i1078" type="#_x0000_t75" style="width:28.8pt;height:14.4pt" o:oleicon="f" o:ole="">
            <v:imagedata r:id="rId109" o:title=""/>
          </v:shape>
          <o:OLEObject Type="Embed" ProgID="Equation.DSMT4" ShapeID="_x0000_i1078" DrawAspect="Content" ObjectID="_1687666025" r:id="rId110"/>
        </w:object>
      </w:r>
      <w:r w:rsidRPr="00F410DD" w:rsidR="00F410DD">
        <w:rPr>
          <w:lang w:val="en-GB"/>
        </w:rPr>
        <w:t xml:space="preserve"> to</w:t>
      </w:r>
      <w:r w:rsidRPr="00F410DD" w:rsidR="00F410DD">
        <w:rPr>
          <w:lang w:val="en-GB"/>
        </w:rPr>
        <w:t xml:space="preserve"> </w:t>
      </w:r>
      <w:r>
        <w:rPr>
          <w:position w:val="-6"/>
        </w:rPr>
        <w:object>
          <v:shape id="_x0000_i1079" type="#_x0000_t75" style="width:28.8pt;height:14.4pt" o:oleicon="f" o:ole="">
            <v:imagedata r:id="rId111" o:title=""/>
          </v:shape>
          <o:OLEObject Type="Embed" ProgID="Equation.DSMT4" ShapeID="_x0000_i1079" DrawAspect="Content" ObjectID="_1687666026" r:id="rId112"/>
        </w:object>
      </w:r>
      <w:r w:rsidR="00F410DD">
        <w:rPr>
          <w:lang w:val="en-GB"/>
        </w:rPr>
        <w:t>, and there is no conflict with other aircraft.</w:t>
      </w:r>
    </w:p>
    <w:p w:rsidR="00880342" w:rsidP="00687E75" w14:paraId="66D64659" w14:textId="7348A633">
      <w:pPr>
        <w:keepNext/>
        <w:spacing w:line="240" w:lineRule="auto"/>
        <w:ind w:firstLine="0" w:firstLineChars="0"/>
        <w:jc w:val="center"/>
      </w:pPr>
      <w:r w:rsidRPr="00687E75">
        <w:rPr>
          <w:noProof/>
        </w:rPr>
        <w:drawing>
          <wp:inline distT="0" distB="0" distL="0" distR="0">
            <wp:extent cx="4463224" cy="1026337"/>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13"/>
                    <a:stretch>
                      <a:fillRect/>
                    </a:stretch>
                  </pic:blipFill>
                  <pic:spPr>
                    <a:xfrm>
                      <a:off x="0" y="0"/>
                      <a:ext cx="4544998" cy="1045141"/>
                    </a:xfrm>
                    <a:prstGeom prst="rect">
                      <a:avLst/>
                    </a:prstGeom>
                  </pic:spPr>
                </pic:pic>
              </a:graphicData>
            </a:graphic>
          </wp:inline>
        </w:drawing>
      </w:r>
    </w:p>
    <w:p w:rsidR="00DD1D39" w:rsidP="008849D8" w14:paraId="10645660" w14:textId="00B07D6B">
      <w:pPr>
        <w:pStyle w:val="Figure"/>
        <w:spacing w:after="156"/>
      </w:pPr>
      <w:bookmarkStart w:id="359" w:name="_Ref76757058"/>
      <w:r>
        <w:rPr>
          <w:lang w:val="en-GB"/>
        </w:rPr>
        <w:t>Figure</w:t>
      </w:r>
      <w:r>
        <w:rPr>
          <w:lang w:val="en-GB"/>
        </w:rPr>
        <w:t xml:space="preserve"> </w:t>
      </w:r>
      <w:r>
        <w:fldChar w:fldCharType="begin"/>
      </w:r>
      <w:r>
        <w:rPr>
          <w:lang w:val="en-GB"/>
        </w:rPr>
        <w:instrText xml:space="preserve"> </w:instrText>
      </w:r>
      <w:r>
        <w:rPr>
          <w:lang w:val="en-GB"/>
        </w:rPr>
        <w:instrText xml:space="preserve">SEQ Figure \* ARABIC </w:instrText>
      </w:r>
      <w:r>
        <w:fldChar w:fldCharType="separate"/>
      </w:r>
      <w:r w:rsidR="0006607A">
        <w:rPr>
          <w:lang w:val="en-GB"/>
        </w:rPr>
        <w:t>3</w:t>
      </w:r>
      <w:r>
        <w:fldChar w:fldCharType="end"/>
      </w:r>
      <w:bookmarkEnd w:id="359"/>
      <w:r>
        <w:rPr>
          <w:lang w:val="en-GB"/>
        </w:rPr>
        <w:t>. The representation of execution time of action by a time line</w:t>
      </w:r>
      <w:r>
        <w:rPr>
          <w:rFonts w:hint="eastAsia"/>
          <w:lang w:val="en-GB"/>
        </w:rPr>
        <w:t>:</w:t>
      </w:r>
      <w:r>
        <w:rPr>
          <w:lang w:val="en-GB"/>
        </w:rPr>
        <w:t xml:space="preserve"> </w:t>
      </w:r>
      <w:r>
        <w:rPr>
          <w:position w:val="-8"/>
        </w:rPr>
        <w:object>
          <v:shape id="_x0000_i1080" type="#_x0000_t75" style="width:86.4pt;height:14.4pt" o:oleicon="f" o:ole="">
            <v:imagedata r:id="rId114" o:title=""/>
          </v:shape>
          <o:OLEObject Type="Embed" ProgID="Equation.DSMT4" ShapeID="_x0000_i1080" DrawAspect="Content" ObjectID="_1687666027" r:id="rId115"/>
        </w:object>
      </w:r>
      <w:r>
        <w:rPr>
          <w:lang w:val="en-GB"/>
        </w:rPr>
        <w:t xml:space="preserve"> are the execution time of </w:t>
      </w:r>
      <w:del w:id="360" w:author="Editor 2" w:date="2021-07-20T07:39:17Z">
        <w:r>
          <w:rPr>
            <w:lang w:val="en-GB"/>
          </w:rPr>
          <w:delText xml:space="preserve">sub model </w:delText>
        </w:r>
      </w:del>
      <w:ins w:id="361"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 </w:t>
        </w:r>
      </w:ins>
      <w:r>
        <w:rPr>
          <w:lang w:val="en-GB"/>
        </w:rPr>
        <w:t>2.</w:t>
      </w:r>
    </w:p>
    <w:p w:rsidR="0046096B" w:rsidP="00E27301" w14:paraId="32D98A0B" w14:textId="4BC27383">
      <w:pPr>
        <w:ind w:firstLine="360"/>
      </w:pPr>
      <w:r>
        <w:rPr>
          <w:lang w:val="en-GB"/>
        </w:rPr>
        <w:t>The actions that each conflict aircraft can choose include heading adjustment</w:t>
      </w:r>
      <w:r>
        <w:rPr>
          <w:lang w:val="en-GB"/>
        </w:rPr>
        <w:t xml:space="preserve"> </w:t>
      </w:r>
      <w:r>
        <w:rPr>
          <w:position w:val="-12"/>
        </w:rPr>
        <w:object>
          <v:shape id="_x0000_i1081" type="#_x0000_t75" style="width:21.6pt;height:14.4pt" o:oleicon="f" o:ole="">
            <v:imagedata r:id="rId116" o:title=""/>
          </v:shape>
          <o:OLEObject Type="Embed" ProgID="Equation.DSMT4" ShapeID="_x0000_i1081" DrawAspect="Content" ObjectID="_1687666028" r:id="rId117"/>
        </w:object>
      </w:r>
      <w:r w:rsidRPr="00F410DD">
        <w:rPr>
          <w:lang w:val="en-GB"/>
        </w:rPr>
        <w:t>, altitude adjustment</w:t>
      </w:r>
      <w:r w:rsidRPr="00F410DD">
        <w:rPr>
          <w:lang w:val="en-GB"/>
        </w:rPr>
        <w:t xml:space="preserve"> </w:t>
      </w:r>
      <w:r>
        <w:rPr>
          <w:position w:val="-10"/>
        </w:rPr>
        <w:object>
          <v:shape id="_x0000_i1082" type="#_x0000_t75" style="width:14.4pt;height:14.4pt" o:oleicon="f" o:ole="">
            <v:imagedata r:id="rId118" o:title=""/>
          </v:shape>
          <o:OLEObject Type="Embed" ProgID="Equation.DSMT4" ShapeID="_x0000_i1082" DrawAspect="Content" ObjectID="_1687666029" r:id="rId119"/>
        </w:object>
      </w:r>
      <w:r>
        <w:rPr>
          <w:noProof/>
          <w:lang w:val="en-GB"/>
        </w:rPr>
        <w:t xml:space="preserve"> </w:t>
      </w:r>
      <w:r>
        <w:rPr>
          <w:lang w:val="en-GB"/>
        </w:rPr>
        <w:t>and speed adjustment</w:t>
      </w:r>
      <w:r>
        <w:rPr>
          <w:lang w:val="en-GB"/>
        </w:rPr>
        <w:t xml:space="preserve"> </w:t>
      </w:r>
      <w:r>
        <w:rPr>
          <w:position w:val="-12"/>
        </w:rPr>
        <w:object>
          <v:shape id="_x0000_i1083" type="#_x0000_t75" style="width:14.4pt;height:14.4pt" o:oleicon="f" o:ole="">
            <v:imagedata r:id="rId120" o:title=""/>
          </v:shape>
          <o:OLEObject Type="Embed" ProgID="Equation.DSMT4" ShapeID="_x0000_i1083" DrawAspect="Content" ObjectID="_1687666030" r:id="rId121"/>
        </w:object>
      </w:r>
      <w:r>
        <w:rPr>
          <w:lang w:val="en-GB"/>
        </w:rPr>
        <w:t>. The detail is as follows:</w:t>
      </w:r>
    </w:p>
    <w:p w:rsidR="000B1318" w:rsidP="000B1318" w14:paraId="77F1F135" w14:textId="59B15DEE">
      <w:pPr>
        <w:ind w:firstLine="361"/>
        <w:rPr>
          <w:szCs w:val="21"/>
        </w:rPr>
      </w:pPr>
      <w:r w:rsidRPr="00550EE0" w:rsidR="00550EE0">
        <w:rPr>
          <w:b/>
          <w:bCs/>
          <w:szCs w:val="21"/>
          <w:lang w:val="en-GB"/>
        </w:rPr>
        <w:t>Heading adjustment</w:t>
      </w:r>
      <w:r w:rsidRPr="00550EE0" w:rsidR="00550EE0">
        <w:rPr>
          <w:b/>
          <w:bCs/>
          <w:szCs w:val="21"/>
          <w:lang w:val="en-GB"/>
        </w:rPr>
        <w:t xml:space="preserve"> </w:t>
      </w:r>
      <w:r>
        <w:rPr>
          <w:position w:val="-12"/>
        </w:rPr>
        <w:object>
          <v:shape id="_x0000_i1084" type="#_x0000_t75" style="width:21.6pt;height:14.4pt" o:oleicon="f" o:ole="">
            <v:imagedata r:id="rId122" o:title=""/>
          </v:shape>
          <o:OLEObject Type="Embed" ProgID="Equation.DSMT4" ShapeID="_x0000_i1084" DrawAspect="Content" ObjectID="_1687666031" r:id="rId123"/>
        </w:object>
      </w:r>
      <w:r w:rsidR="00550EE0">
        <w:rPr>
          <w:b/>
          <w:bCs/>
          <w:szCs w:val="21"/>
          <w:lang w:val="en-GB"/>
        </w:rPr>
        <w:t xml:space="preserve">. </w:t>
      </w:r>
      <w:r w:rsidRPr="00550EE0" w:rsidR="00550EE0">
        <w:rPr>
          <w:bCs/>
          <w:szCs w:val="21"/>
          <w:lang w:val="en-GB"/>
        </w:rPr>
        <w:t xml:space="preserve">In the real route sector, ATCOs usually use dogleg </w:t>
      </w:r>
      <w:del w:id="362" w:author="Editor 2" w:date="2021-07-20T07:39:17Z">
        <w:r w:rsidRPr="00550EE0" w:rsidR="00550EE0">
          <w:rPr>
            <w:bCs/>
            <w:szCs w:val="21"/>
            <w:lang w:val="en-GB"/>
          </w:rPr>
          <w:delText>maneuver</w:delText>
        </w:r>
      </w:del>
      <w:ins w:id="363" w:author="Editor" w:date="2021-07-20T07:39:37Z">
        <w:r>
          <w:rPr>
            <w:rStyle w:val="DefaultParagraphFont"/>
            <w:rFonts w:ascii="Times New Roman" w:eastAsia="宋体" w:hAnsi="Times New Roman" w:cs="Times New Roman"/>
            <w:b w:val="0"/>
            <w:bCs/>
            <w:i w:val="0"/>
            <w:iCs/>
            <w:caps w:val="0"/>
            <w:smallCaps w:val="0"/>
            <w:strike w:val="0"/>
            <w:dstrike w:val="0"/>
            <w:outline w:val="0"/>
            <w:shadow w:val="0"/>
            <w:emboss w:val="0"/>
            <w:imprint w:val="0"/>
            <w:noProof w:val="0"/>
            <w:snapToGrid/>
            <w:vanish w:val="0"/>
            <w:color w:val="auto"/>
            <w:spacing w:val="0"/>
            <w:w w:val="100"/>
            <w:kern w:val="2"/>
            <w:position w:val="0"/>
            <w:sz w:val="18"/>
            <w:szCs w:val="21"/>
            <w:highlight w:val="none"/>
            <w:u w:val="none" w:color="auto"/>
            <w:effect w:val="none"/>
            <w:vertAlign w:val="baseline"/>
            <w:rtl w:val="0"/>
            <w:cs w:val="0"/>
            <w:lang w:val="en-GB" w:eastAsia="zh-CN" w:bidi="ar-SA"/>
          </w:rPr>
          <w:t>manoeuvres</w:t>
        </w:r>
      </w:ins>
      <w:ins w:id="364" w:author="Editor 2" w:date="2021-07-20T07:39:17Z">
        <w:del w:id="365" w:author="Editor" w:date="2021-07-20T07:39:37Z">
          <w:r>
            <w:rPr>
              <w:rStyle w:val="DefaultParagraphFont"/>
              <w:rFonts w:ascii="Times New Roman" w:eastAsia="宋体" w:hAnsi="Times New Roman" w:cs="Times New Roman"/>
              <w:b w:val="0"/>
              <w:bCs/>
              <w:i w:val="0"/>
              <w:iCs/>
              <w:caps w:val="0"/>
              <w:smallCaps w:val="0"/>
              <w:strike w:val="0"/>
              <w:dstrike w:val="0"/>
              <w:outline w:val="0"/>
              <w:shadow w:val="0"/>
              <w:emboss w:val="0"/>
              <w:imprint w:val="0"/>
              <w:noProof w:val="0"/>
              <w:snapToGrid/>
              <w:vanish w:val="0"/>
              <w:color w:val="auto"/>
              <w:spacing w:val="0"/>
              <w:w w:val="100"/>
              <w:kern w:val="2"/>
              <w:position w:val="0"/>
              <w:sz w:val="18"/>
              <w:szCs w:val="21"/>
              <w:highlight w:val="none"/>
              <w:u w:val="none" w:color="auto"/>
              <w:effect w:val="none"/>
              <w:vertAlign w:val="baseline"/>
              <w:rtl w:val="0"/>
              <w:cs w:val="0"/>
              <w:lang w:val="en-GB" w:eastAsia="zh-CN" w:bidi="ar-SA"/>
            </w:rPr>
            <w:delText>maneuvers</w:delText>
          </w:r>
        </w:del>
      </w:ins>
      <w:r w:rsidRPr="00550EE0" w:rsidR="00550EE0">
        <w:rPr>
          <w:bCs/>
          <w:szCs w:val="21"/>
          <w:lang w:val="en-GB"/>
        </w:rPr>
        <w:t xml:space="preserve"> to delay the aircraft arriving at a certain point to resolve</w:t>
      </w:r>
      <w:del w:id="366" w:author="Editor 2" w:date="2021-07-20T07:39:17Z">
        <w:r w:rsidRPr="00550EE0" w:rsidR="00550EE0">
          <w:rPr>
            <w:bCs/>
            <w:szCs w:val="21"/>
            <w:lang w:val="en-GB"/>
          </w:rPr>
          <w:delText xml:space="preserve"> the</w:delText>
        </w:r>
      </w:del>
      <w:r w:rsidRPr="00550EE0" w:rsidR="00550EE0">
        <w:rPr>
          <w:bCs/>
          <w:szCs w:val="21"/>
          <w:lang w:val="en-GB"/>
        </w:rPr>
        <w:t xml:space="preserve"> intersection </w:t>
      </w:r>
      <w:del w:id="367" w:author="Editor 2" w:date="2021-07-20T07:39:17Z">
        <w:r w:rsidRPr="00550EE0" w:rsidR="00550EE0">
          <w:rPr>
            <w:bCs/>
            <w:szCs w:val="21"/>
            <w:lang w:val="en-GB"/>
          </w:rPr>
          <w:delText>conflict</w:delText>
        </w:r>
      </w:del>
      <w:ins w:id="368" w:author="Editor 2" w:date="2021-07-20T07:39:17Z">
        <w:r>
          <w:rPr>
            <w:rStyle w:val="DefaultParagraphFont"/>
            <w:rFonts w:ascii="Times New Roman" w:eastAsia="宋体" w:hAnsi="Times New Roman" w:cs="Times New Roman"/>
            <w:b w:val="0"/>
            <w:bCs/>
            <w:i w:val="0"/>
            <w:iCs/>
            <w:caps w:val="0"/>
            <w:smallCaps w:val="0"/>
            <w:strike w:val="0"/>
            <w:dstrike w:val="0"/>
            <w:outline w:val="0"/>
            <w:shadow w:val="0"/>
            <w:emboss w:val="0"/>
            <w:imprint w:val="0"/>
            <w:noProof w:val="0"/>
            <w:snapToGrid/>
            <w:vanish w:val="0"/>
            <w:color w:val="auto"/>
            <w:spacing w:val="0"/>
            <w:w w:val="100"/>
            <w:kern w:val="2"/>
            <w:position w:val="0"/>
            <w:sz w:val="18"/>
            <w:szCs w:val="21"/>
            <w:highlight w:val="none"/>
            <w:u w:val="none" w:color="auto"/>
            <w:effect w:val="none"/>
            <w:vertAlign w:val="baseline"/>
            <w:rtl w:val="0"/>
            <w:cs w:val="0"/>
            <w:lang w:val="en-GB" w:eastAsia="zh-CN" w:bidi="ar-SA"/>
          </w:rPr>
          <w:t>conflicts</w:t>
        </w:r>
      </w:ins>
      <w:r w:rsidRPr="00550EE0" w:rsidR="00550EE0">
        <w:rPr>
          <w:bCs/>
          <w:szCs w:val="21"/>
          <w:lang w:val="en-GB"/>
        </w:rPr>
        <w:t xml:space="preserve">, but the deviation angle and distance of </w:t>
      </w:r>
      <w:del w:id="369" w:author="Editor 2" w:date="2021-07-20T07:39:17Z">
        <w:r w:rsidRPr="00550EE0" w:rsidR="00550EE0">
          <w:rPr>
            <w:bCs/>
            <w:szCs w:val="21"/>
            <w:lang w:val="en-GB"/>
          </w:rPr>
          <w:delText>maneuver</w:delText>
        </w:r>
      </w:del>
      <w:ins w:id="370" w:author="Editor" w:date="2021-07-20T07:39:37Z">
        <w:r>
          <w:rPr>
            <w:rStyle w:val="DefaultParagraphFont"/>
            <w:rFonts w:ascii="Times New Roman" w:eastAsia="宋体" w:hAnsi="Times New Roman" w:cs="Times New Roman"/>
            <w:b w:val="0"/>
            <w:bCs/>
            <w:i w:val="0"/>
            <w:iCs/>
            <w:caps w:val="0"/>
            <w:smallCaps w:val="0"/>
            <w:strike w:val="0"/>
            <w:dstrike w:val="0"/>
            <w:outline w:val="0"/>
            <w:shadow w:val="0"/>
            <w:emboss w:val="0"/>
            <w:imprint w:val="0"/>
            <w:noProof w:val="0"/>
            <w:snapToGrid/>
            <w:vanish w:val="0"/>
            <w:color w:val="auto"/>
            <w:spacing w:val="0"/>
            <w:w w:val="100"/>
            <w:kern w:val="2"/>
            <w:position w:val="0"/>
            <w:sz w:val="18"/>
            <w:szCs w:val="21"/>
            <w:highlight w:val="none"/>
            <w:u w:val="none" w:color="auto"/>
            <w:effect w:val="none"/>
            <w:vertAlign w:val="baseline"/>
            <w:rtl w:val="0"/>
            <w:cs w:val="0"/>
            <w:lang w:val="en-GB" w:eastAsia="zh-CN" w:bidi="ar-SA"/>
          </w:rPr>
          <w:t>manoeuvres</w:t>
        </w:r>
      </w:ins>
      <w:ins w:id="371" w:author="Editor 2" w:date="2021-07-20T07:39:17Z">
        <w:del w:id="372" w:author="Editor" w:date="2021-07-20T07:39:37Z">
          <w:r>
            <w:rPr>
              <w:rStyle w:val="DefaultParagraphFont"/>
              <w:rFonts w:ascii="Times New Roman" w:eastAsia="宋体" w:hAnsi="Times New Roman" w:cs="Times New Roman"/>
              <w:b w:val="0"/>
              <w:bCs/>
              <w:i w:val="0"/>
              <w:iCs/>
              <w:caps w:val="0"/>
              <w:smallCaps w:val="0"/>
              <w:strike w:val="0"/>
              <w:dstrike w:val="0"/>
              <w:outline w:val="0"/>
              <w:shadow w:val="0"/>
              <w:emboss w:val="0"/>
              <w:imprint w:val="0"/>
              <w:noProof w:val="0"/>
              <w:snapToGrid/>
              <w:vanish w:val="0"/>
              <w:color w:val="auto"/>
              <w:spacing w:val="0"/>
              <w:w w:val="100"/>
              <w:kern w:val="2"/>
              <w:position w:val="0"/>
              <w:sz w:val="18"/>
              <w:szCs w:val="21"/>
              <w:highlight w:val="none"/>
              <w:u w:val="none" w:color="auto"/>
              <w:effect w:val="none"/>
              <w:vertAlign w:val="baseline"/>
              <w:rtl w:val="0"/>
              <w:cs w:val="0"/>
              <w:lang w:val="en-GB" w:eastAsia="zh-CN" w:bidi="ar-SA"/>
            </w:rPr>
            <w:delText>maneuvers</w:delText>
          </w:r>
        </w:del>
      </w:ins>
      <w:r w:rsidRPr="00550EE0" w:rsidR="00550EE0">
        <w:rPr>
          <w:bCs/>
          <w:szCs w:val="21"/>
          <w:lang w:val="en-GB"/>
        </w:rPr>
        <w:t xml:space="preserve"> are set by ATCOs according to their work experience and conflict situation. To study the conflict resolution policy, this paper proposes a fixed dogleg </w:t>
      </w:r>
      <w:ins w:id="373" w:author="Editor" w:date="2021-07-20T07:39:37Z">
        <w:r w:rsidRPr="00550EE0" w:rsidR="00550EE0">
          <w:rPr>
            <w:bCs/>
            <w:szCs w:val="21"/>
            <w:lang w:val="en-GB"/>
          </w:rPr>
          <w:t>manoeuvre</w:t>
        </w:r>
      </w:ins>
      <w:del w:id="374" w:author="Editor" w:date="2021-07-20T07:39:37Z">
        <w:r w:rsidRPr="00550EE0" w:rsidR="00550EE0">
          <w:rPr>
            <w:bCs/>
            <w:szCs w:val="21"/>
            <w:lang w:val="en-GB"/>
          </w:rPr>
          <w:delText>maneuver</w:delText>
        </w:r>
      </w:del>
      <w:r w:rsidRPr="00550EE0" w:rsidR="00550EE0">
        <w:rPr>
          <w:bCs/>
          <w:szCs w:val="21"/>
          <w:lang w:val="en-GB"/>
        </w:rPr>
        <w:t>.</w:t>
      </w:r>
      <w:r w:rsidR="00550EE0">
        <w:rPr>
          <w:rFonts w:hint="eastAsia"/>
          <w:bCs/>
          <w:szCs w:val="21"/>
          <w:lang w:val="en-GB"/>
        </w:rPr>
        <w:t xml:space="preserve"> </w:t>
      </w:r>
      <w:r w:rsidRPr="00550EE0" w:rsidR="00550EE0">
        <w:rPr>
          <w:bCs/>
          <w:szCs w:val="21"/>
          <w:lang w:val="en-GB"/>
        </w:rPr>
        <w:t>As shown in</w:t>
      </w:r>
      <w:r w:rsidRPr="00550EE0" w:rsidR="00550EE0">
        <w:rPr>
          <w:bCs/>
          <w:szCs w:val="21"/>
          <w:lang w:val="en-GB"/>
        </w:rPr>
        <w:t xml:space="preserve"> </w:t>
      </w:r>
      <w:r w:rsidRPr="00DB4B6E" w:rsidR="00550EE0">
        <w:rPr>
          <w:bCs/>
          <w:szCs w:val="21"/>
        </w:rPr>
        <w:fldChar w:fldCharType="begin"/>
      </w:r>
      <w:r w:rsidR="00550EE0">
        <w:rPr>
          <w:bCs/>
          <w:szCs w:val="21"/>
          <w:lang w:val="en-GB"/>
        </w:rPr>
        <w:instrText xml:space="preserve"> </w:instrText>
      </w:r>
      <w:r w:rsidR="00550EE0">
        <w:rPr>
          <w:bCs/>
          <w:szCs w:val="21"/>
          <w:lang w:val="en-GB"/>
        </w:rPr>
        <w:instrText>REF _Ref74064778 \h</w:instrText>
      </w:r>
      <w:r w:rsidR="00550EE0">
        <w:rPr>
          <w:bCs/>
          <w:szCs w:val="21"/>
          <w:lang w:val="en-GB"/>
        </w:rPr>
        <w:instrText xml:space="preserve">  </w:instrText>
      </w:r>
      <w:r w:rsidR="00550EE0">
        <w:rPr>
          <w:bCs/>
          <w:szCs w:val="21"/>
          <w:lang w:val="en-GB"/>
        </w:rPr>
        <w:instrText xml:space="preserve">\* MERGEFORMAT </w:instrText>
      </w:r>
      <w:r w:rsidRPr="00DB4B6E" w:rsidR="00550EE0">
        <w:rPr>
          <w:bCs/>
          <w:szCs w:val="21"/>
        </w:rPr>
        <w:fldChar w:fldCharType="separate"/>
      </w:r>
      <w:r w:rsidRPr="0006607A" w:rsidR="0006607A">
        <w:rPr>
          <w:szCs w:val="21"/>
          <w:lang w:val="en-GB"/>
        </w:rPr>
        <w:t>Figure 4</w:t>
      </w:r>
      <w:r w:rsidRPr="00DB4B6E" w:rsidR="00550EE0">
        <w:rPr>
          <w:bCs/>
          <w:szCs w:val="21"/>
        </w:rPr>
        <w:fldChar w:fldCharType="end"/>
      </w:r>
      <w:r w:rsidRPr="00550EE0" w:rsidR="00550EE0">
        <w:rPr>
          <w:bCs/>
          <w:szCs w:val="21"/>
          <w:lang w:val="en-GB"/>
        </w:rPr>
        <w:t>, dogleg consists of two stages: “Out” phase and “Return” phase and three parameters: deviation angle</w:t>
      </w:r>
      <w:r w:rsidRPr="00550EE0" w:rsidR="00550EE0">
        <w:rPr>
          <w:bCs/>
          <w:szCs w:val="21"/>
          <w:lang w:val="en-GB"/>
        </w:rPr>
        <w:t xml:space="preserve"> </w:t>
      </w:r>
      <w:r>
        <w:rPr>
          <w:position w:val="-6"/>
        </w:rPr>
        <w:object>
          <v:shape id="_x0000_i1085" type="#_x0000_t75" style="width:7.2pt;height:7.2pt" o:oleicon="f" o:ole="">
            <v:imagedata r:id="rId124" o:title=""/>
          </v:shape>
          <o:OLEObject Type="Embed" ProgID="Equation.DSMT4" ShapeID="_x0000_i1085" DrawAspect="Content" ObjectID="_1687666032" r:id="rId125"/>
        </w:object>
      </w:r>
      <w:r w:rsidRPr="00550EE0" w:rsidR="00550EE0">
        <w:rPr>
          <w:bCs/>
          <w:szCs w:val="21"/>
          <w:lang w:val="en-GB"/>
        </w:rPr>
        <w:t>, deviation distance</w:t>
      </w:r>
      <w:r w:rsidRPr="00550EE0" w:rsidR="00550EE0">
        <w:rPr>
          <w:bCs/>
          <w:szCs w:val="21"/>
          <w:lang w:val="en-GB"/>
        </w:rPr>
        <w:t xml:space="preserve"> </w:t>
      </w:r>
      <w:r>
        <w:rPr>
          <w:position w:val="-6"/>
        </w:rPr>
        <w:object>
          <v:shape id="_x0000_i1086" type="#_x0000_t75" style="width:7.2pt;height:14.4pt" o:oleicon="f" o:ole="">
            <v:imagedata r:id="rId126" o:title=""/>
          </v:shape>
          <o:OLEObject Type="Embed" ProgID="Equation.DSMT4" ShapeID="_x0000_i1086" DrawAspect="Content" ObjectID="_1687666033" r:id="rId127"/>
        </w:object>
      </w:r>
      <w:r w:rsidRPr="00550EE0" w:rsidR="00550EE0">
        <w:rPr>
          <w:bCs/>
          <w:szCs w:val="21"/>
          <w:lang w:val="en-GB"/>
        </w:rPr>
        <w:t xml:space="preserve"> and return angle</w:t>
      </w:r>
      <w:r w:rsidRPr="00550EE0" w:rsidR="00550EE0">
        <w:rPr>
          <w:bCs/>
          <w:szCs w:val="21"/>
          <w:lang w:val="en-GB"/>
        </w:rPr>
        <w:t xml:space="preserve"> </w:t>
      </w:r>
      <w:r>
        <w:rPr>
          <w:position w:val="-8"/>
        </w:rPr>
        <w:object>
          <v:shape id="_x0000_i1087" type="#_x0000_t75" style="width:7.2pt;height:14.4pt" o:oleicon="f" o:ole="">
            <v:imagedata r:id="rId128" o:title=""/>
          </v:shape>
          <o:OLEObject Type="Embed" ProgID="Equation.DSMT4" ShapeID="_x0000_i1087" DrawAspect="Content" ObjectID="_1687666034" r:id="rId129"/>
        </w:object>
      </w:r>
      <w:r w:rsidRPr="00550EE0" w:rsidR="00550EE0">
        <w:rPr>
          <w:bCs/>
          <w:szCs w:val="21"/>
          <w:lang w:val="en-GB"/>
        </w:rPr>
        <w:t>, in which</w:t>
      </w:r>
      <w:r w:rsidRPr="00550EE0" w:rsidR="00550EE0">
        <w:rPr>
          <w:bCs/>
          <w:szCs w:val="21"/>
          <w:lang w:val="en-GB"/>
        </w:rPr>
        <w:t xml:space="preserve"> </w:t>
      </w:r>
      <w:r>
        <w:rPr>
          <w:position w:val="-6"/>
        </w:rPr>
        <w:object>
          <v:shape id="_x0000_i1088" type="#_x0000_t75" style="width:7.2pt;height:7.2pt" o:oleicon="f" o:ole="">
            <v:imagedata r:id="rId130" o:title=""/>
          </v:shape>
          <o:OLEObject Type="Embed" ProgID="Equation.DSMT4" ShapeID="_x0000_i1088" DrawAspect="Content" ObjectID="_1687666035" r:id="rId131"/>
        </w:object>
      </w:r>
      <w:r w:rsidRPr="00550EE0" w:rsidR="00550EE0">
        <w:rPr>
          <w:bCs/>
          <w:szCs w:val="21"/>
          <w:lang w:val="en-GB"/>
        </w:rPr>
        <w:t xml:space="preserve"> is set to 30, 45 and 60; </w:t>
      </w:r>
      <w:r>
        <w:rPr>
          <w:position w:val="-6"/>
        </w:rPr>
        <w:object>
          <v:shape id="_x0000_i1089" type="#_x0000_t75" style="width:7.2pt;height:14.4pt" o:oleicon="f" o:ole="">
            <v:imagedata r:id="rId132" o:title=""/>
          </v:shape>
          <o:OLEObject Type="Embed" ProgID="Equation.DSMT4" ShapeID="_x0000_i1089" DrawAspect="Content" ObjectID="_1687666036" r:id="rId133"/>
        </w:object>
      </w:r>
      <w:r w:rsidRPr="00550EE0" w:rsidR="00550EE0">
        <w:rPr>
          <w:bCs/>
          <w:szCs w:val="21"/>
          <w:lang w:val="en-GB"/>
        </w:rPr>
        <w:t xml:space="preserve"> is 0 km, 11.1 km (6 nm), 14.8 km (8 nm) and 18.5 km (10 nm); To make it easier for the aircraft to cut into the original route</w:t>
      </w:r>
      <w:r w:rsidRPr="00550EE0" w:rsidR="00550EE0">
        <w:rPr>
          <w:bCs/>
          <w:szCs w:val="21"/>
          <w:lang w:val="en-GB"/>
        </w:rPr>
        <w:t xml:space="preserve">, </w:t>
      </w:r>
      <w:r>
        <w:rPr>
          <w:position w:val="-8"/>
        </w:rPr>
        <w:object>
          <v:shape id="_x0000_i1090" type="#_x0000_t75" style="width:7.2pt;height:14.4pt" o:oleicon="f" o:ole="">
            <v:imagedata r:id="rId134" o:title=""/>
          </v:shape>
          <o:OLEObject Type="Embed" ProgID="Equation.DSMT4" ShapeID="_x0000_i1090" DrawAspect="Content" ObjectID="_1687666037" r:id="rId135"/>
        </w:object>
      </w:r>
      <w:r w:rsidRPr="00550EE0" w:rsidR="00550EE0">
        <w:rPr>
          <w:bCs/>
          <w:szCs w:val="21"/>
          <w:lang w:val="en-GB"/>
        </w:rPr>
        <w:t xml:space="preserve"> is 30.</w:t>
      </w:r>
      <w:r w:rsidR="009D29B7">
        <w:rPr>
          <w:rFonts w:hint="eastAsia"/>
          <w:szCs w:val="21"/>
          <w:lang w:val="en-GB"/>
        </w:rPr>
        <w:t xml:space="preserve"> </w:t>
      </w:r>
      <w:r w:rsidRPr="009D29B7" w:rsidR="009D29B7">
        <w:rPr>
          <w:szCs w:val="21"/>
          <w:lang w:val="en-GB"/>
        </w:rPr>
        <w:t xml:space="preserve">In addition, </w:t>
      </w:r>
      <w:r w:rsidR="00A71EA0">
        <w:rPr>
          <w:rFonts w:hint="eastAsia"/>
          <w:szCs w:val="21"/>
          <w:lang w:val="en-GB"/>
        </w:rPr>
        <w:t>BADA</w:t>
      </w:r>
      <w:r w:rsidR="00AA1D42">
        <w:rPr>
          <w:szCs w:val="21"/>
          <w:lang w:val="en-GB"/>
        </w:rPr>
        <w:t xml:space="preserve"> </w:t>
      </w:r>
      <w:r w:rsidR="00A71EA0">
        <w:fldChar w:fldCharType="begin" w:fldLock="1"/>
      </w:r>
      <w:r w:rsidR="00A71EA0">
        <w:rPr>
          <w:lang w:val="en-GB"/>
        </w:rPr>
        <w:instrText>ADDIN CSL_CITATION {"citationItems":[{"id":"ITEM-1","itemData":{"author":[{"dropping-particle":"","family":"Nuic","given":"Angela","non-dropping-particle":"","parse-names":false,"suffix":""}],"container-title":"Atmosphere","id":"ITEM-1","issued":{"date-parts":[["2010"]]},"page":"1","title":"User manual for the Base of Aircraft Data (BADA) revision 3.10","type":"article-journal","volume":"2010"},"uris":["http://www.mendeley.com/documents/?uuid=73a4c86d-0fed-415c-a294-b9fa1da0c868"]}],"mendeley":{"formattedCitation":"[51]","plainTextFormattedCitation":"[51]","previouslyFormattedCitation":"[51]"},"properties":{"noteIndex":0},"schema":"https://github.com/citation-style-language/schema/raw/master/csl-citation.json"}</w:instrText>
      </w:r>
      <w:r w:rsidR="00A71EA0">
        <w:fldChar w:fldCharType="separate"/>
      </w:r>
      <w:r w:rsidRPr="003E7F45" w:rsidR="00A71EA0">
        <w:rPr>
          <w:noProof/>
          <w:lang w:val="en-GB"/>
        </w:rPr>
        <w:t>[51]</w:t>
      </w:r>
      <w:r w:rsidR="00A71EA0">
        <w:fldChar w:fldCharType="end"/>
      </w:r>
      <w:r w:rsidRPr="009D29B7" w:rsidR="009D29B7">
        <w:rPr>
          <w:szCs w:val="21"/>
          <w:lang w:val="en-GB"/>
        </w:rPr>
        <w:t xml:space="preserve"> is used to calculate the delay time of dogleg under different parameters, and the delay time is in the range of 20 to 60 seconds according to statistics.</w:t>
      </w:r>
    </w:p>
    <w:p w:rsidR="00672A87" w:rsidP="0006607A" w14:paraId="08DD767F" w14:textId="72ACEC5F">
      <w:pPr>
        <w:pStyle w:val="Figure"/>
        <w:keepNext/>
        <w:spacing w:after="0" w:afterLines="0"/>
        <w:ind w:left="0" w:right="0"/>
      </w:pPr>
      <w:del w:id="375" w:author="Editor 2" w:date="2021-07-20T07:39:17Z">
        <w:r w:rsidRPr="00C7690F">
          <w:rPr>
            <w:lang w:val="en-GB"/>
          </w:rPr>
          <w:delText xml:space="preserve"> </w:delText>
        </w:r>
      </w:del>
      <w:r w:rsidRPr="00C7690F">
        <w:drawing>
          <wp:inline distT="0" distB="0" distL="0" distR="0">
            <wp:extent cx="4158282" cy="2294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7499" name=""/>
                    <pic:cNvPicPr/>
                  </pic:nvPicPr>
                  <pic:blipFill>
                    <a:blip xmlns:r="http://schemas.openxmlformats.org/officeDocument/2006/relationships" r:embed="rId136"/>
                    <a:stretch>
                      <a:fillRect/>
                    </a:stretch>
                  </pic:blipFill>
                  <pic:spPr>
                    <a:xfrm>
                      <a:off x="0" y="0"/>
                      <a:ext cx="4179665" cy="2306213"/>
                    </a:xfrm>
                    <a:prstGeom prst="rect">
                      <a:avLst/>
                    </a:prstGeom>
                  </pic:spPr>
                </pic:pic>
              </a:graphicData>
            </a:graphic>
          </wp:inline>
        </w:drawing>
      </w:r>
    </w:p>
    <w:p w:rsidR="000B1318" w:rsidRPr="0006607A" w:rsidP="0006607A" w14:paraId="4951D12A" w14:textId="0BA3BE39">
      <w:pPr>
        <w:pStyle w:val="Figure"/>
        <w:spacing w:after="156"/>
      </w:pPr>
      <w:bookmarkStart w:id="376" w:name="_Ref74064778"/>
      <w:r w:rsidRPr="0006607A">
        <w:rPr>
          <w:lang w:val="en-GB"/>
        </w:rPr>
        <w:t>Figure</w:t>
      </w:r>
      <w:r w:rsidRPr="0006607A">
        <w:rPr>
          <w:lang w:val="en-GB"/>
        </w:rPr>
        <w:t xml:space="preserve"> </w:t>
      </w:r>
      <w:r w:rsidRPr="0006607A">
        <w:fldChar w:fldCharType="begin"/>
      </w:r>
      <w:r w:rsidRPr="0006607A">
        <w:rPr>
          <w:lang w:val="en-GB"/>
        </w:rPr>
        <w:instrText xml:space="preserve"> </w:instrText>
      </w:r>
      <w:r w:rsidRPr="0006607A">
        <w:rPr>
          <w:lang w:val="en-GB"/>
        </w:rPr>
        <w:instrText xml:space="preserve">SEQ Figure \* ARABIC </w:instrText>
      </w:r>
      <w:r w:rsidRPr="0006607A">
        <w:fldChar w:fldCharType="separate"/>
      </w:r>
      <w:r w:rsidR="0006607A">
        <w:rPr>
          <w:lang w:val="en-GB"/>
        </w:rPr>
        <w:t>4</w:t>
      </w:r>
      <w:r w:rsidRPr="0006607A">
        <w:fldChar w:fldCharType="end"/>
      </w:r>
      <w:bookmarkEnd w:id="376"/>
      <w:r w:rsidRPr="0006607A" w:rsidR="0006607A">
        <w:rPr>
          <w:lang w:val="en-GB"/>
        </w:rPr>
        <w:t xml:space="preserve">. Dogleg </w:t>
      </w:r>
      <w:ins w:id="377" w:author="Editor" w:date="2021-07-20T07:39:37Z">
        <w:r w:rsidRPr="0006607A" w:rsidR="0006607A">
          <w:rPr>
            <w:lang w:val="en-GB"/>
          </w:rPr>
          <w:t>manoeuvre</w:t>
        </w:r>
      </w:ins>
      <w:del w:id="378" w:author="Editor" w:date="2021-07-20T07:39:37Z">
        <w:r w:rsidRPr="0006607A" w:rsidR="0006607A">
          <w:rPr>
            <w:lang w:val="en-GB"/>
          </w:rPr>
          <w:delText>maneuver</w:delText>
        </w:r>
      </w:del>
      <w:r w:rsidRPr="0006607A" w:rsidR="0006607A">
        <w:rPr>
          <w:lang w:val="en-GB"/>
        </w:rPr>
        <w:t xml:space="preserve"> diagram</w:t>
      </w:r>
      <w:r w:rsidRPr="0006607A" w:rsidR="0006607A">
        <w:rPr>
          <w:rFonts w:hint="eastAsia"/>
          <w:lang w:val="en-GB"/>
        </w:rPr>
        <w:t>.</w:t>
      </w:r>
      <w:del w:id="379" w:author="Editor 2" w:date="2021-07-20T07:39:17Z">
        <w:r w:rsidRPr="0006607A" w:rsidR="0006607A">
          <w:rPr>
            <w:lang w:val="en-GB"/>
          </w:rPr>
          <w:delText xml:space="preserve"> </w:delText>
        </w:r>
      </w:del>
    </w:p>
    <w:p w:rsidR="001F38D0" w:rsidP="00391BC9" w14:paraId="5F049385" w14:textId="6C035D83">
      <w:pPr>
        <w:ind w:firstLine="361"/>
      </w:pPr>
      <w:r w:rsidRPr="009D1C8D">
        <w:rPr>
          <w:b/>
          <w:bCs/>
          <w:lang w:val="en-GB"/>
        </w:rPr>
        <w:t>Altitude adjustment</w:t>
      </w:r>
      <w:r>
        <w:rPr>
          <w:rFonts w:hint="eastAsia"/>
          <w:b/>
          <w:bCs/>
          <w:lang w:val="en-GB"/>
        </w:rPr>
        <w:t xml:space="preserve"> </w:t>
      </w:r>
      <w:r>
        <w:rPr>
          <w:position w:val="-10"/>
        </w:rPr>
        <w:object>
          <v:shape id="_x0000_i1091" type="#_x0000_t75" style="width:14.4pt;height:14.4pt" o:oleicon="f" o:ole="">
            <v:imagedata r:id="rId137" o:title=""/>
          </v:shape>
          <o:OLEObject Type="Embed" ProgID="Equation.DSMT4" ShapeID="_x0000_i1091" DrawAspect="Content" ObjectID="_1687666038" r:id="rId138"/>
        </w:object>
      </w:r>
      <w:r w:rsidRPr="00E34127" w:rsidR="00471D3C">
        <w:rPr>
          <w:rFonts w:hint="eastAsia"/>
          <w:lang w:val="en-GB"/>
        </w:rPr>
        <w:t>。</w:t>
      </w:r>
      <w:r w:rsidRPr="009D1C8D">
        <w:rPr>
          <w:lang w:val="en-GB"/>
        </w:rPr>
        <w:t>Combined with RVSM airspace and the allocation principles of flight level, the target altitude of an aircraft is defined as adding or subtracting several levels from its current flight level, and the extent of adjustment</w:t>
      </w:r>
      <w:r w:rsidRPr="00D51829">
        <w:rPr>
          <w:noProof/>
          <w:lang w:val="en-GB"/>
        </w:rPr>
        <w:t xml:space="preserve"> </w:t>
      </w:r>
      <w:r>
        <w:rPr>
          <w:position w:val="-10"/>
        </w:rPr>
        <w:object>
          <v:shape id="_x0000_i1092" type="#_x0000_t75" style="width:14.4pt;height:14.4pt" o:oleicon="f" o:ole="">
            <v:imagedata r:id="rId139" o:title=""/>
          </v:shape>
          <o:OLEObject Type="Embed" ProgID="Equation.DSMT4" ShapeID="_x0000_i1092" DrawAspect="Content" ObjectID="_1687666039" r:id="rId140"/>
        </w:object>
      </w:r>
      <w:r w:rsidR="00112462">
        <w:rPr>
          <w:lang w:val="en-GB"/>
        </w:rPr>
        <w:t xml:space="preserve"> is within</w:t>
      </w:r>
      <w:r w:rsidR="00112462">
        <w:rPr>
          <w:lang w:val="en-GB"/>
        </w:rPr>
        <w:t xml:space="preserve"> </w:t>
      </w:r>
      <w:r>
        <w:rPr>
          <w:position w:val="-12"/>
        </w:rPr>
        <w:object>
          <v:shape id="_x0000_i1093" type="#_x0000_t75" style="width:57.6pt;height:14.4pt" o:oleicon="f" o:ole="">
            <v:imagedata r:id="rId141" o:title=""/>
          </v:shape>
          <o:OLEObject Type="Embed" ProgID="Equation.DSMT4" ShapeID="_x0000_i1093" DrawAspect="Content" ObjectID="_1687666040" r:id="rId142"/>
        </w:object>
      </w:r>
      <w:r>
        <w:rPr>
          <w:rFonts w:hint="eastAsia"/>
          <w:noProof/>
          <w:lang w:val="en-GB"/>
        </w:rPr>
        <w:t>.</w:t>
      </w:r>
      <w:r>
        <w:rPr>
          <w:noProof/>
          <w:lang w:val="en-GB"/>
        </w:rPr>
        <w:t xml:space="preserve"> The </w:t>
      </w:r>
      <w:ins w:id="380" w:author="Editor" w:date="2021-07-20T07:39:33Z">
        <w:r>
          <w:rPr>
            <w:noProof/>
            <w:lang w:val="en-GB"/>
          </w:rPr>
          <w:t>judgement</w:t>
        </w:r>
      </w:ins>
      <w:del w:id="381" w:author="Editor" w:date="2021-07-20T07:39:33Z">
        <w:r>
          <w:rPr>
            <w:noProof/>
            <w:lang w:val="en-GB"/>
          </w:rPr>
          <w:delText>judgment</w:delText>
        </w:r>
      </w:del>
      <w:r>
        <w:rPr>
          <w:noProof/>
          <w:lang w:val="en-GB"/>
        </w:rPr>
        <w:t xml:space="preserve"> of the current level of </w:t>
      </w:r>
      <w:del w:id="382" w:author="Editor 2" w:date="2021-07-20T07:39:17Z">
        <w:r>
          <w:rPr>
            <w:noProof/>
            <w:lang w:val="en-GB"/>
          </w:rPr>
          <w:delText>a</w:delText>
        </w:r>
      </w:del>
      <w:ins w:id="3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an</w:t>
        </w:r>
      </w:ins>
      <w:r>
        <w:rPr>
          <w:noProof/>
          <w:lang w:val="en-GB"/>
        </w:rPr>
        <w:t xml:space="preserve"> aircraft in different operation </w:t>
      </w:r>
      <w:del w:id="384" w:author="Editor 2" w:date="2021-07-20T07:39:17Z">
        <w:r>
          <w:rPr>
            <w:noProof/>
            <w:lang w:val="en-GB"/>
          </w:rPr>
          <w:delText>statue</w:delText>
        </w:r>
      </w:del>
      <w:ins w:id="38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statuses</w:t>
        </w:r>
      </w:ins>
      <w:r>
        <w:rPr>
          <w:noProof/>
          <w:lang w:val="en-GB"/>
        </w:rPr>
        <w:t xml:space="preserve"> is different: for the climbing aircraft, the current level is the first level that </w:t>
      </w:r>
      <w:ins w:id="3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is </w:t>
        </w:r>
      </w:ins>
      <w:r>
        <w:rPr>
          <w:noProof/>
          <w:lang w:val="en-GB"/>
        </w:rPr>
        <w:t xml:space="preserve">higher than or equal to the current altitude; </w:t>
      </w:r>
      <w:del w:id="387" w:author="Editor 2" w:date="2021-07-20T07:39:17Z">
        <w:r>
          <w:rPr>
            <w:noProof/>
            <w:lang w:val="en-GB"/>
          </w:rPr>
          <w:delText>For</w:delText>
        </w:r>
      </w:del>
      <w:ins w:id="3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for</w:t>
        </w:r>
      </w:ins>
      <w:r>
        <w:rPr>
          <w:noProof/>
          <w:lang w:val="en-GB"/>
        </w:rPr>
        <w:t xml:space="preserve"> the descending aircraft, its current level is the first one that</w:t>
      </w:r>
      <w:ins w:id="38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is</w:t>
        </w:r>
      </w:ins>
      <w:r>
        <w:rPr>
          <w:noProof/>
          <w:lang w:val="en-GB"/>
        </w:rPr>
        <w:t xml:space="preserve"> lower than or equal to the current altitude;</w:t>
      </w:r>
      <w:del w:id="390" w:author="Editor 2" w:date="2021-07-20T07:39:17Z">
        <w:r>
          <w:rPr>
            <w:rFonts w:hint="eastAsia"/>
            <w:lang w:val="en-GB"/>
          </w:rPr>
          <w:delText xml:space="preserve"> </w:delText>
        </w:r>
      </w:del>
      <w:del w:id="391" w:author="Editor 2" w:date="2021-07-20T07:39:17Z">
        <w:r w:rsidRPr="009D1C8D">
          <w:rPr>
            <w:lang w:val="en-GB"/>
          </w:rPr>
          <w:delText>For</w:delText>
        </w:r>
      </w:del>
      <w:ins w:id="39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and for</w:t>
        </w:r>
      </w:ins>
      <w:r w:rsidRPr="009D1C8D">
        <w:rPr>
          <w:lang w:val="en-GB"/>
        </w:rPr>
        <w:t xml:space="preserve"> cruising aircraft, its current level is the closest one.</w:t>
      </w:r>
      <w:r>
        <w:rPr>
          <w:rFonts w:hint="eastAsia"/>
          <w:lang w:val="en-GB"/>
        </w:rPr>
        <w:t xml:space="preserve"> </w:t>
      </w:r>
      <w:r w:rsidRPr="009D1C8D" w:rsidR="00E4750C">
        <w:rPr>
          <w:lang w:val="en-GB"/>
        </w:rPr>
        <w:t>For example, as shown in</w:t>
      </w:r>
      <w:r w:rsidRPr="009D1C8D" w:rsidR="00E4750C">
        <w:rPr>
          <w:lang w:val="en-GB"/>
        </w:rPr>
        <w:t xml:space="preserve"> </w:t>
      </w:r>
      <w:r w:rsidR="00E4750C">
        <w:fldChar w:fldCharType="begin"/>
      </w:r>
      <w:r w:rsidR="00E4750C">
        <w:rPr>
          <w:lang w:val="en-GB"/>
        </w:rPr>
        <w:instrText xml:space="preserve"> </w:instrText>
      </w:r>
      <w:r w:rsidR="00E4750C">
        <w:rPr>
          <w:rFonts w:hint="eastAsia"/>
          <w:lang w:val="en-GB"/>
        </w:rPr>
        <w:instrText>REF _Ref73698875 \h</w:instrText>
      </w:r>
      <w:r w:rsidR="00E4750C">
        <w:rPr>
          <w:lang w:val="en-GB"/>
        </w:rPr>
        <w:instrText xml:space="preserve"> </w:instrText>
      </w:r>
      <w:r w:rsidR="00E4750C">
        <w:fldChar w:fldCharType="separate"/>
      </w:r>
      <w:r w:rsidRPr="00A60A26" w:rsidR="00E4750C">
        <w:rPr>
          <w:lang w:val="en-GB"/>
        </w:rPr>
        <w:t xml:space="preserve">Figure </w:t>
      </w:r>
      <w:r w:rsidR="00E4750C">
        <w:rPr>
          <w:noProof/>
          <w:lang w:val="en-GB"/>
        </w:rPr>
        <w:t>5</w:t>
      </w:r>
      <w:r w:rsidR="00E4750C">
        <w:fldChar w:fldCharType="end"/>
      </w:r>
      <w:r w:rsidR="00E4750C">
        <w:rPr>
          <w:lang w:val="en-GB"/>
        </w:rPr>
        <w:t>, the current level of the climbing aircraft is 8,</w:t>
      </w:r>
      <w:del w:id="393" w:author="Editor 2" w:date="2021-07-20T07:39:17Z">
        <w:r w:rsidR="00E4750C">
          <w:rPr>
            <w:lang w:val="en-GB"/>
          </w:rPr>
          <w:delText>900m</w:delText>
        </w:r>
      </w:del>
      <w:ins w:id="39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900 m</w:t>
        </w:r>
      </w:ins>
      <w:r w:rsidR="00E4750C">
        <w:rPr>
          <w:lang w:val="en-GB"/>
        </w:rPr>
        <w:t xml:space="preserve">. </w:t>
      </w:r>
      <w:r>
        <w:rPr>
          <w:position w:val="-10"/>
        </w:rPr>
        <w:object>
          <v:shape id="_x0000_i1094" type="#_x0000_t75" style="width:28.8pt;height:14.4pt" o:oleicon="f" o:ole="">
            <v:imagedata r:id="rId143" o:title=""/>
          </v:shape>
          <o:OLEObject Type="Embed" ProgID="Equation.DSMT4" ShapeID="_x0000_i1094" DrawAspect="Content" ObjectID="_1687666041" r:id="rId144"/>
        </w:object>
      </w:r>
      <w:r w:rsidRPr="009D1C8D">
        <w:rPr>
          <w:lang w:val="en-GB"/>
        </w:rPr>
        <w:t xml:space="preserve"> means that the target altitude of the aircraft is 4 levels higher than the current altitude.</w:t>
      </w:r>
    </w:p>
    <w:p w:rsidR="0006607A" w:rsidP="00391BC9" w14:paraId="5F79B90D" w14:textId="1BB733D4">
      <w:pPr>
        <w:pStyle w:val="Figure"/>
        <w:keepNext/>
        <w:spacing w:after="0" w:afterLines="0"/>
        <w:ind w:left="0" w:right="0"/>
      </w:pPr>
      <w:r w:rsidRPr="0006607A">
        <w:drawing>
          <wp:inline distT="0" distB="0" distL="0" distR="0">
            <wp:extent cx="4762493" cy="2090543"/>
            <wp:effectExtent l="0" t="0" r="63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1863" name=""/>
                    <pic:cNvPicPr/>
                  </pic:nvPicPr>
                  <pic:blipFill>
                    <a:blip xmlns:r="http://schemas.openxmlformats.org/officeDocument/2006/relationships" r:embed="rId145"/>
                    <a:stretch>
                      <a:fillRect/>
                    </a:stretch>
                  </pic:blipFill>
                  <pic:spPr>
                    <a:xfrm>
                      <a:off x="0" y="0"/>
                      <a:ext cx="4778873" cy="2097733"/>
                    </a:xfrm>
                    <a:prstGeom prst="rect">
                      <a:avLst/>
                    </a:prstGeom>
                  </pic:spPr>
                </pic:pic>
              </a:graphicData>
            </a:graphic>
          </wp:inline>
        </w:drawing>
      </w:r>
    </w:p>
    <w:p w:rsidR="00B97C98" w:rsidRPr="00391BC9" w:rsidP="00391BC9" w14:paraId="25102B1B" w14:textId="416185FD">
      <w:pPr>
        <w:pStyle w:val="Figure"/>
        <w:spacing w:after="156"/>
      </w:pPr>
      <w:bookmarkStart w:id="395" w:name="_Ref73698875"/>
      <w:r w:rsidRPr="00391BC9">
        <w:rPr>
          <w:lang w:val="en-GB"/>
        </w:rPr>
        <w:t>Figure</w:t>
      </w:r>
      <w:r w:rsidRPr="00391BC9">
        <w:rPr>
          <w:lang w:val="en-GB"/>
        </w:rPr>
        <w:t xml:space="preserve"> </w:t>
      </w:r>
      <w:r w:rsidRPr="00391BC9" w:rsidR="00BE6013">
        <w:fldChar w:fldCharType="begin"/>
      </w:r>
      <w:r w:rsidRPr="00391BC9" w:rsidR="00BE6013">
        <w:rPr>
          <w:lang w:val="en-GB"/>
        </w:rPr>
        <w:instrText xml:space="preserve"> </w:instrText>
      </w:r>
      <w:r w:rsidRPr="00391BC9" w:rsidR="00BE6013">
        <w:rPr>
          <w:lang w:val="en-GB"/>
        </w:rPr>
        <w:instrText xml:space="preserve">SEQ Figure \* ARABIC </w:instrText>
      </w:r>
      <w:r w:rsidRPr="00391BC9" w:rsidR="00BE6013">
        <w:fldChar w:fldCharType="separate"/>
      </w:r>
      <w:r w:rsidR="00945F82">
        <w:rPr>
          <w:lang w:val="en-GB"/>
        </w:rPr>
        <w:t>5</w:t>
      </w:r>
      <w:r w:rsidRPr="00391BC9" w:rsidR="00BE6013">
        <w:fldChar w:fldCharType="end"/>
      </w:r>
      <w:bookmarkEnd w:id="395"/>
      <w:r w:rsidRPr="00391BC9" w:rsidR="00391BC9">
        <w:rPr>
          <w:lang w:val="en-GB"/>
        </w:rPr>
        <w:t>. Available range of altitude adjustment: the red dotted line represents that executing this action is not ok when the aircraft is in this state.</w:t>
      </w:r>
    </w:p>
    <w:p w:rsidR="005C2938" w:rsidRPr="00B91A3E" w:rsidP="00E17642" w14:paraId="42014D28" w14:textId="3FF2026D">
      <w:pPr>
        <w:ind w:firstLine="361"/>
      </w:pPr>
      <w:r>
        <w:rPr>
          <w:b/>
          <w:lang w:val="en-GB"/>
        </w:rPr>
        <w:t>Speed adjustment</w:t>
      </w:r>
      <w:r>
        <w:rPr>
          <w:b/>
          <w:lang w:val="en-GB"/>
        </w:rPr>
        <w:t xml:space="preserve"> </w:t>
      </w:r>
      <w:r>
        <w:rPr>
          <w:position w:val="-12"/>
        </w:rPr>
        <w:object>
          <v:shape id="_x0000_i1095" type="#_x0000_t75" style="width:14.4pt;height:14.4pt" o:oleicon="f" o:ole="">
            <v:imagedata r:id="rId146" o:title=""/>
          </v:shape>
          <o:OLEObject Type="Embed" ProgID="Equation.DSMT4" ShapeID="_x0000_i1095" DrawAspect="Content" ObjectID="_1687666042" r:id="rId147"/>
        </w:object>
      </w:r>
      <w:r w:rsidRPr="007B27F0">
        <w:rPr>
          <w:b/>
          <w:lang w:val="en-GB"/>
        </w:rPr>
        <w:t xml:space="preserve">. </w:t>
      </w:r>
      <w:r w:rsidRPr="007B27F0">
        <w:rPr>
          <w:lang w:val="en-GB"/>
        </w:rPr>
        <w:t>Speed adjustment means that the aircraft accelerates, decelerates or maintains speed action. The speed adjustment range is</w:t>
      </w:r>
      <w:r w:rsidRPr="007B27F0">
        <w:rPr>
          <w:lang w:val="en-GB"/>
        </w:rPr>
        <w:t xml:space="preserve"> </w:t>
      </w:r>
      <w:r>
        <w:rPr>
          <w:position w:val="-12"/>
        </w:rPr>
        <w:object>
          <v:shape id="_x0000_i1096" type="#_x0000_t75" style="width:93.6pt;height:14.4pt" o:oleicon="f" o:ole="">
            <v:imagedata r:id="rId148" o:title=""/>
          </v:shape>
          <o:OLEObject Type="Embed" ProgID="Equation.DSMT4" ShapeID="_x0000_i1096" DrawAspect="Content" ObjectID="_1687666043" r:id="rId149"/>
        </w:object>
      </w:r>
      <w:r w:rsidRPr="00B91A3E">
        <w:rPr>
          <w:lang w:val="en-GB"/>
        </w:rPr>
        <w:t>, and the unit is knots. The target speed is equal to the current speed plus the speed adjustment.</w:t>
      </w:r>
    </w:p>
    <w:p w:rsidR="000B6F80" w:rsidP="00E17642" w14:paraId="2D226872" w14:textId="79F77557">
      <w:pPr>
        <w:ind w:firstLine="360"/>
      </w:pPr>
      <w:r>
        <w:rPr>
          <w:lang w:val="en-GB"/>
        </w:rPr>
        <w:t xml:space="preserve">It is worth noting that due to the limitation of the </w:t>
      </w:r>
      <w:del w:id="396" w:author="Editor 2" w:date="2021-07-20T07:39:17Z">
        <w:r>
          <w:rPr>
            <w:lang w:val="en-GB"/>
          </w:rPr>
          <w:delText>Minimum Sector Altitude</w:delText>
        </w:r>
      </w:del>
      <w:ins w:id="39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minimum sector altitude</w:t>
        </w:r>
      </w:ins>
      <w:r>
        <w:rPr>
          <w:lang w:val="en-GB"/>
        </w:rPr>
        <w:t xml:space="preserve"> (MSA) and the flight performance envelope of the aircraft, there are upper and lower limits of the target value for altitude adjustment and speed adjustment, so it is necessary to judge whether the output action from the model is correct or not. If the target altitude is more than 12000</w:t>
      </w:r>
      <w:ins w:id="398" w:author="Editor" w:date="2021-07-20T07:39:33Z">
        <w:r>
          <w:rPr>
            <w:lang w:val="en-GB"/>
          </w:rPr>
          <w:t xml:space="preserve"> metre</w:t>
        </w:r>
      </w:ins>
      <w:del w:id="399" w:author="Editor" w:date="2021-07-20T07:39:33Z">
        <w:r>
          <w:rPr>
            <w:lang w:val="en-GB"/>
          </w:rPr>
          <w:delText xml:space="preserve"> meter</w:delText>
        </w:r>
      </w:del>
      <w:r>
        <w:rPr>
          <w:lang w:val="en-GB"/>
        </w:rPr>
        <w:t>s or less than 6000</w:t>
      </w:r>
      <w:ins w:id="400" w:author="Editor" w:date="2021-07-20T07:39:33Z">
        <w:r>
          <w:rPr>
            <w:lang w:val="en-GB"/>
          </w:rPr>
          <w:t xml:space="preserve"> metre</w:t>
        </w:r>
      </w:ins>
      <w:del w:id="401" w:author="Editor" w:date="2021-07-20T07:39:33Z">
        <w:r>
          <w:rPr>
            <w:lang w:val="en-GB"/>
          </w:rPr>
          <w:delText xml:space="preserve"> meter</w:delText>
        </w:r>
      </w:del>
      <w:r>
        <w:rPr>
          <w:lang w:val="en-GB"/>
        </w:rPr>
        <w:t>s, the action is invalid, and the corresponding aircraft does not execute any action</w:t>
      </w:r>
      <w:del w:id="402" w:author="Editor 2" w:date="2021-07-20T07:39:17Z">
        <w:r>
          <w:rPr>
            <w:lang w:val="en-GB"/>
          </w:rPr>
          <w:delText>;</w:delText>
        </w:r>
      </w:del>
      <w:ins w:id="4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The same situation is that the target speed is out of range of flight performance at the current altitude. </w:t>
      </w:r>
      <w:del w:id="404" w:author="Editor 2" w:date="2021-07-20T07:39:17Z">
        <w:r>
          <w:rPr>
            <w:lang w:val="en-GB"/>
          </w:rPr>
          <w:delText>Secondly</w:delText>
        </w:r>
      </w:del>
      <w:ins w:id="40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Second</w:t>
        </w:r>
      </w:ins>
      <w:r>
        <w:rPr>
          <w:lang w:val="en-GB"/>
        </w:rPr>
        <w:t>, because the climbing aircraft hardly issues descent instructions (such as the red line part of aircraft</w:t>
      </w:r>
      <w:ins w:id="406" w:author="Editor" w:date="2021-07-20T07:39:28Z">
        <w:r>
          <w:rPr>
            <w:lang w:val="en-GB"/>
          </w:rPr>
          <w:t xml:space="preserve"> An in</w:t>
        </w:r>
      </w:ins>
      <w:del w:id="407" w:author="Editor" w:date="2021-07-20T07:39:28Z">
        <w:r>
          <w:rPr>
            <w:lang w:val="en-GB"/>
          </w:rPr>
          <w:delText xml:space="preserve"> A in</w:delText>
        </w:r>
      </w:del>
      <w:r>
        <w:rPr>
          <w:lang w:val="en-GB"/>
        </w:rPr>
        <w:t xml:space="preserve"> </w:t>
      </w:r>
      <w:r>
        <w:fldChar w:fldCharType="begin"/>
      </w:r>
      <w:r>
        <w:rPr>
          <w:lang w:val="en-GB"/>
        </w:rPr>
        <w:instrText xml:space="preserve"> </w:instrText>
      </w:r>
      <w:r>
        <w:rPr>
          <w:rFonts w:hint="eastAsia"/>
          <w:lang w:val="en-GB"/>
        </w:rPr>
        <w:instrText>REF _Ref73698875 \h</w:instrText>
      </w:r>
      <w:r>
        <w:rPr>
          <w:lang w:val="en-GB"/>
        </w:rPr>
        <w:instrText xml:space="preserve"> </w:instrText>
      </w:r>
      <w:r>
        <w:fldChar w:fldCharType="separate"/>
      </w:r>
      <w:r>
        <w:rPr>
          <w:lang w:val="en-GB"/>
        </w:rPr>
        <w:t>Figure 5</w:t>
      </w:r>
      <w:r>
        <w:fldChar w:fldCharType="end"/>
      </w:r>
      <w:r w:rsidRPr="007B27F0">
        <w:rPr>
          <w:lang w:val="en-GB"/>
        </w:rPr>
        <w:t>), its altitude adjustment range must be greater than or equal to 0, and the altitude adjustment range of the descending aircraft must be less than or equal to 0 (such as the red line part of aircraft C in</w:t>
      </w:r>
      <w:r w:rsidRPr="007B27F0">
        <w:rPr>
          <w:lang w:val="en-GB"/>
        </w:rPr>
        <w:t xml:space="preserve"> </w:t>
      </w:r>
      <w:r>
        <w:fldChar w:fldCharType="begin"/>
      </w:r>
      <w:r>
        <w:rPr>
          <w:lang w:val="en-GB"/>
        </w:rPr>
        <w:instrText xml:space="preserve"> </w:instrText>
      </w:r>
      <w:r>
        <w:rPr>
          <w:rFonts w:hint="eastAsia"/>
          <w:lang w:val="en-GB"/>
        </w:rPr>
        <w:instrText>REF _Ref73698875 \h</w:instrText>
      </w:r>
      <w:r>
        <w:rPr>
          <w:lang w:val="en-GB"/>
        </w:rPr>
        <w:instrText xml:space="preserve"> </w:instrText>
      </w:r>
      <w:r>
        <w:fldChar w:fldCharType="separate"/>
      </w:r>
      <w:r>
        <w:rPr>
          <w:lang w:val="en-GB"/>
        </w:rPr>
        <w:t>Figure 5</w:t>
      </w:r>
      <w:r>
        <w:fldChar w:fldCharType="end"/>
      </w:r>
      <w:r>
        <w:rPr>
          <w:lang w:val="en-GB"/>
        </w:rPr>
        <w:t>), and these above actions are also judged to be invalid.</w:t>
      </w:r>
    </w:p>
    <w:p w:rsidR="006B35D9" w:rsidP="00C46FC6" w14:paraId="4FA6BB36" w14:textId="5E2493A0">
      <w:pPr>
        <w:pStyle w:val="Heading3"/>
      </w:pPr>
      <w:r w:rsidRPr="006B35D9">
        <w:rPr>
          <w:rFonts w:hint="eastAsia"/>
          <w:lang w:val="en-GB"/>
        </w:rPr>
        <w:t>State</w:t>
      </w:r>
      <w:r w:rsidRPr="006B35D9">
        <w:rPr>
          <w:lang w:val="en-GB"/>
        </w:rPr>
        <w:t xml:space="preserve"> </w:t>
      </w:r>
      <w:r w:rsidRPr="006B35D9">
        <w:rPr>
          <w:rFonts w:hint="eastAsia"/>
          <w:lang w:val="en-GB"/>
        </w:rPr>
        <w:t>Transition</w:t>
      </w:r>
      <w:r>
        <w:rPr>
          <w:lang w:val="en-GB"/>
        </w:rPr>
        <w:t xml:space="preserve"> </w:t>
      </w:r>
      <w:r>
        <w:rPr>
          <w:rFonts w:hint="eastAsia"/>
          <w:lang w:val="en-GB"/>
        </w:rPr>
        <w:t>through</w:t>
      </w:r>
      <w:r>
        <w:rPr>
          <w:lang w:val="en-GB"/>
        </w:rPr>
        <w:t xml:space="preserve"> </w:t>
      </w:r>
      <w:r>
        <w:rPr>
          <w:rFonts w:hint="eastAsia"/>
          <w:lang w:val="en-GB"/>
        </w:rPr>
        <w:t>Simulation</w:t>
      </w:r>
    </w:p>
    <w:p w:rsidR="00EF4A2C" w:rsidRPr="00CD65F1" w:rsidP="00E17642" w14:paraId="3C405065" w14:textId="40F75C22">
      <w:pPr>
        <w:ind w:firstLine="360"/>
        <w:rPr>
          <w:i/>
          <w:color w:val="FF0000"/>
        </w:rPr>
      </w:pPr>
      <w:r w:rsidRPr="00B13C4C">
        <w:rPr>
          <w:lang w:val="en-GB"/>
        </w:rPr>
        <w:t xml:space="preserve">The </w:t>
      </w:r>
      <w:r>
        <w:rPr>
          <w:rFonts w:hint="eastAsia"/>
          <w:lang w:val="en-GB"/>
        </w:rPr>
        <w:t>resolution</w:t>
      </w:r>
      <w:r w:rsidRPr="00B13C4C">
        <w:rPr>
          <w:lang w:val="en-GB"/>
        </w:rPr>
        <w:t xml:space="preserve"> model outputs actions that are assigned to the corresponding conflict aircraft for execution</w:t>
      </w:r>
      <w:del w:id="408" w:author="Editor 2" w:date="2021-07-20T07:39:17Z">
        <w:r w:rsidRPr="00B13C4C">
          <w:rPr>
            <w:lang w:val="en-GB"/>
          </w:rPr>
          <w:delText>,</w:delText>
        </w:r>
      </w:del>
      <w:r w:rsidRPr="00B13C4C">
        <w:rPr>
          <w:lang w:val="en-GB"/>
        </w:rPr>
        <w:t xml:space="preserve"> and </w:t>
      </w:r>
      <w:del w:id="409" w:author="Editor 2" w:date="2021-07-20T07:39:17Z">
        <w:r w:rsidRPr="00B13C4C">
          <w:rPr>
            <w:lang w:val="en-GB"/>
          </w:rPr>
          <w:delText xml:space="preserve">meanwhile, </w:delText>
        </w:r>
      </w:del>
      <w:r w:rsidRPr="00B13C4C">
        <w:rPr>
          <w:lang w:val="en-GB"/>
        </w:rPr>
        <w:t>the current state of aircraft transfer from to the next time step state. The state transfer function</w:t>
      </w:r>
      <w:r w:rsidRPr="00B13C4C">
        <w:rPr>
          <w:lang w:val="en-GB"/>
        </w:rPr>
        <w:t xml:space="preserve"> </w:t>
      </w:r>
      <w:r>
        <w:rPr>
          <w:position w:val="-4"/>
        </w:rPr>
        <w:object>
          <v:shape id="_x0000_i1097" type="#_x0000_t75" style="width:7.2pt;height:14.4pt" o:oleicon="f" o:ole="">
            <v:imagedata r:id="rId150" o:title=""/>
          </v:shape>
          <o:OLEObject Type="Embed" ProgID="Equation.DSMT4" ShapeID="_x0000_i1097" DrawAspect="Content" ObjectID="_1687666044" r:id="rId151"/>
        </w:object>
      </w:r>
      <w:r w:rsidRPr="00B13C4C">
        <w:rPr>
          <w:lang w:val="en-GB"/>
        </w:rPr>
        <w:t xml:space="preserve"> of this paper is embedded in the trajectory prediction module of the Air Traffic Operation Simulation System (ATOSS), developed by our laboratory. According to the flight performance data in BADA, this module calculates and updates the aircraft state in a certain time step, including longitude and latitude, altitude, horizontal speed, heading, turning radius and vertical speed.</w:t>
      </w:r>
      <w:del w:id="410" w:author="Editor 2" w:date="2021-07-20T07:39:17Z">
        <w:r w:rsidRPr="00CD65F1" w:rsidR="001111E4">
          <w:rPr>
            <w:i/>
            <w:color w:val="FF0000"/>
            <w:lang w:val="en-GB"/>
          </w:rPr>
          <w:delText xml:space="preserve"> </w:delText>
        </w:r>
      </w:del>
    </w:p>
    <w:p w:rsidR="00671DE6" w:rsidRPr="006B35D9" w:rsidP="00C46FC6" w14:paraId="4001DC9E" w14:textId="440BAABA">
      <w:pPr>
        <w:pStyle w:val="Heading3"/>
      </w:pPr>
      <w:r w:rsidRPr="006B35D9">
        <w:rPr>
          <w:rFonts w:hint="eastAsia"/>
          <w:lang w:val="en-GB"/>
        </w:rPr>
        <w:t>Reward</w:t>
      </w:r>
      <w:r w:rsidRPr="006B35D9">
        <w:rPr>
          <w:lang w:val="en-GB"/>
        </w:rPr>
        <w:t xml:space="preserve"> </w:t>
      </w:r>
      <w:r w:rsidRPr="006B35D9">
        <w:rPr>
          <w:rFonts w:hint="eastAsia"/>
          <w:lang w:val="en-GB"/>
        </w:rPr>
        <w:t>Function</w:t>
      </w:r>
    </w:p>
    <w:p w:rsidR="001D19E1" w:rsidP="00E17642" w14:paraId="368236AB" w14:textId="40EF203C">
      <w:pPr>
        <w:ind w:firstLine="360"/>
      </w:pPr>
      <w:r w:rsidRPr="003E00B1">
        <w:rPr>
          <w:lang w:val="en-GB"/>
        </w:rPr>
        <w:t xml:space="preserve">In the </w:t>
      </w:r>
      <w:del w:id="411" w:author="Editor 2" w:date="2021-07-20T07:39:17Z">
        <w:r w:rsidRPr="003E00B1">
          <w:rPr>
            <w:lang w:val="en-GB"/>
          </w:rPr>
          <w:delText xml:space="preserve">aspect of multi-actor </w:delText>
        </w:r>
      </w:del>
      <w:ins w:id="4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multiactor </w:t>
        </w:r>
      </w:ins>
      <w:r w:rsidRPr="003E00B1">
        <w:rPr>
          <w:lang w:val="en-GB"/>
        </w:rPr>
        <w:t>conflict resolution problem, the reward function</w:t>
      </w:r>
      <w:r w:rsidRPr="003E00B1">
        <w:rPr>
          <w:lang w:val="en-GB"/>
        </w:rPr>
        <w:t xml:space="preserve"> </w:t>
      </w:r>
      <w:r>
        <w:rPr>
          <w:position w:val="-4"/>
        </w:rPr>
        <w:object>
          <v:shape id="_x0000_i1098" type="#_x0000_t75" style="width:7.2pt;height:14.4pt" o:oleicon="f" o:ole="">
            <v:imagedata r:id="rId152" o:title=""/>
          </v:shape>
          <o:OLEObject Type="Embed" ProgID="Equation.DSMT4" ShapeID="_x0000_i1098" DrawAspect="Content" ObjectID="_1687666045" r:id="rId153"/>
        </w:object>
      </w:r>
      <w:r w:rsidRPr="003E00B1">
        <w:rPr>
          <w:lang w:val="en-GB"/>
        </w:rPr>
        <w:t xml:space="preserve"> determines the joint feedback that can be obtained after the conflict aircraft </w:t>
      </w:r>
      <w:del w:id="413" w:author="Editor 2" w:date="2021-07-20T07:39:17Z">
        <w:r w:rsidRPr="003E00B1">
          <w:rPr>
            <w:lang w:val="en-GB"/>
          </w:rPr>
          <w:delText>execute</w:delText>
        </w:r>
      </w:del>
      <w:ins w:id="41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executes</w:t>
        </w:r>
      </w:ins>
      <w:r w:rsidRPr="003E00B1">
        <w:rPr>
          <w:lang w:val="en-GB"/>
        </w:rPr>
        <w:t xml:space="preserve"> the action instruction output by the resolution model. The model updates its parameter values according to this feedback</w:t>
      </w:r>
      <w:del w:id="415" w:author="Editor 2" w:date="2021-07-20T07:39:17Z">
        <w:r w:rsidRPr="003E00B1">
          <w:rPr>
            <w:lang w:val="en-GB"/>
          </w:rPr>
          <w:delText>,</w:delText>
        </w:r>
      </w:del>
      <w:r w:rsidRPr="003E00B1">
        <w:rPr>
          <w:lang w:val="en-GB"/>
        </w:rPr>
        <w:t xml:space="preserve"> so that the resolution effect is better in the next cooperative selection action. The design rules of the reward function in this paper are made after consulting </w:t>
      </w:r>
      <w:del w:id="416" w:author="Editor 2" w:date="2021-07-20T07:39:17Z">
        <w:r w:rsidRPr="003E00B1">
          <w:rPr>
            <w:lang w:val="en-GB"/>
          </w:rPr>
          <w:delText xml:space="preserve">some </w:delText>
        </w:r>
      </w:del>
      <w:r w:rsidRPr="003E00B1">
        <w:rPr>
          <w:lang w:val="en-GB"/>
        </w:rPr>
        <w:t>ATCOs on the job. The goal is divided into two levels: the resolution effect</w:t>
      </w:r>
      <w:r w:rsidRPr="003E00B1">
        <w:rPr>
          <w:lang w:val="en-GB"/>
        </w:rPr>
        <w:t xml:space="preserve"> </w:t>
      </w:r>
      <w:r>
        <w:rPr>
          <w:position w:val="-10"/>
        </w:rPr>
        <w:object>
          <v:shape id="_x0000_i1099" type="#_x0000_t75" style="width:14.4pt;height:14.4pt" o:oleicon="f" o:ole="">
            <v:imagedata r:id="rId154" o:title=""/>
          </v:shape>
          <o:OLEObject Type="Embed" ProgID="Equation.DSMT4" ShapeID="_x0000_i1099" DrawAspect="Content" ObjectID="_1687666046" r:id="rId155"/>
        </w:object>
      </w:r>
      <w:r w:rsidRPr="003E00B1">
        <w:rPr>
          <w:lang w:val="en-GB"/>
        </w:rPr>
        <w:t xml:space="preserve"> and the quality of the action</w:t>
      </w:r>
      <w:r w:rsidRPr="003E00B1">
        <w:rPr>
          <w:lang w:val="en-GB"/>
        </w:rPr>
        <w:t xml:space="preserve"> </w:t>
      </w:r>
      <w:r>
        <w:rPr>
          <w:position w:val="-10"/>
        </w:rPr>
        <w:object>
          <v:shape id="_x0000_i1100" type="#_x0000_t75" style="width:14.4pt;height:14.4pt" o:oleicon="f" o:ole="">
            <v:imagedata r:id="rId156" o:title=""/>
          </v:shape>
          <o:OLEObject Type="Embed" ProgID="Equation.DSMT4" ShapeID="_x0000_i1100" DrawAspect="Content" ObjectID="_1687666047" r:id="rId157"/>
        </w:object>
      </w:r>
      <w:r w:rsidR="00017E94">
        <w:rPr>
          <w:lang w:val="en-GB"/>
        </w:rPr>
        <w:t>.</w:t>
      </w:r>
    </w:p>
    <w:p w:rsidR="007D5EBF" w:rsidP="00E17642" w14:paraId="7F211E32" w14:textId="5ADB1901">
      <w:pPr>
        <w:ind w:firstLine="360"/>
      </w:pPr>
      <w:r>
        <w:rPr>
          <w:noProof/>
          <w:lang w:val="en-GB"/>
        </w:rPr>
        <w:t>The value of</w:t>
      </w:r>
      <w:r>
        <w:rPr>
          <w:noProof/>
          <w:lang w:val="en-GB"/>
        </w:rPr>
        <w:t xml:space="preserve"> </w:t>
      </w:r>
      <w:r>
        <w:rPr>
          <w:position w:val="-10"/>
        </w:rPr>
        <w:object>
          <v:shape id="_x0000_i1101" type="#_x0000_t75" style="width:14.4pt;height:14.4pt" o:oleicon="f" o:ole="">
            <v:imagedata r:id="rId158" o:title=""/>
          </v:shape>
          <o:OLEObject Type="Embed" ProgID="Equation.DSMT4" ShapeID="_x0000_i1101" DrawAspect="Content" ObjectID="_1687666048" r:id="rId159"/>
        </w:object>
      </w:r>
      <w:r w:rsidR="00F921A9">
        <w:rPr>
          <w:noProof/>
          <w:lang w:val="en-GB"/>
        </w:rPr>
        <w:t xml:space="preserve"> is obtained according to whether the action can successfully resolve the </w:t>
      </w:r>
      <w:del w:id="417" w:author="Editor 2" w:date="2021-07-20T07:39:17Z">
        <w:r w:rsidR="00F921A9">
          <w:rPr>
            <w:noProof/>
            <w:lang w:val="en-GB"/>
          </w:rPr>
          <w:delText>multi-actor</w:delText>
        </w:r>
      </w:del>
      <w:ins w:id="41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00F921A9">
        <w:rPr>
          <w:noProof/>
          <w:lang w:val="en-GB"/>
        </w:rPr>
        <w:t xml:space="preserve"> conflict (the criteria of </w:t>
      </w:r>
      <w:ins w:id="41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F921A9">
        <w:rPr>
          <w:noProof/>
          <w:lang w:val="en-GB"/>
        </w:rPr>
        <w:t xml:space="preserve">resolution effect </w:t>
      </w:r>
      <w:del w:id="420" w:author="Editor 2" w:date="2021-07-20T07:39:17Z">
        <w:r w:rsidR="00F921A9">
          <w:rPr>
            <w:noProof/>
            <w:lang w:val="en-GB"/>
          </w:rPr>
          <w:delText>is</w:delText>
        </w:r>
      </w:del>
      <w:ins w:id="42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are</w:t>
        </w:r>
      </w:ins>
      <w:r w:rsidR="00F921A9">
        <w:rPr>
          <w:noProof/>
          <w:lang w:val="en-GB"/>
        </w:rPr>
        <w:t xml:space="preserve"> mentioned in Section</w:t>
      </w:r>
      <w:r w:rsidR="00F921A9">
        <w:rPr>
          <w:noProof/>
          <w:lang w:val="en-GB"/>
        </w:rPr>
        <w:t xml:space="preserve"> </w:t>
      </w:r>
      <w:r w:rsidR="00F921A9">
        <w:rPr>
          <w:noProof/>
        </w:rPr>
        <w:fldChar w:fldCharType="begin"/>
      </w:r>
      <w:r w:rsidR="00F921A9">
        <w:rPr>
          <w:noProof/>
          <w:lang w:val="en-GB"/>
        </w:rPr>
        <w:instrText xml:space="preserve"> </w:instrText>
      </w:r>
      <w:r w:rsidR="00F921A9">
        <w:rPr>
          <w:noProof/>
          <w:lang w:val="en-GB"/>
        </w:rPr>
        <w:instrText xml:space="preserve">REF _Ref76974801 \r \h </w:instrText>
      </w:r>
      <w:r w:rsidR="00F921A9">
        <w:rPr>
          <w:noProof/>
        </w:rPr>
        <w:fldChar w:fldCharType="separate"/>
      </w:r>
      <w:r w:rsidR="00F921A9">
        <w:rPr>
          <w:noProof/>
          <w:lang w:val="en-GB"/>
        </w:rPr>
        <w:t>2.2.2</w:t>
      </w:r>
      <w:r w:rsidR="00F921A9">
        <w:rPr>
          <w:noProof/>
        </w:rPr>
        <w:fldChar w:fldCharType="end"/>
      </w:r>
      <w:del w:id="422" w:author="Editor 2" w:date="2021-07-20T07:39:17Z">
        <w:r>
          <w:rPr>
            <w:noProof/>
            <w:lang w:val="en-GB"/>
          </w:rPr>
          <w:delText xml:space="preserve"> </w:delText>
        </w:r>
      </w:del>
      <w:r>
        <w:rPr>
          <w:noProof/>
          <w:lang w:val="en-GB"/>
        </w:rPr>
        <w:t>), as shown in Formula 3:</w:t>
      </w:r>
    </w:p>
    <w:p w:rsidR="007D5EBF" w:rsidRPr="00527BA7" w:rsidP="00527BA7" w14:paraId="2D65F078" w14:textId="5B366347">
      <w:pPr>
        <w:pStyle w:val="Equation"/>
        <w:rPr>
          <w:del w:id="423" w:author="Editor 2" w:date="2021-07-20T07:39:17Z"/>
        </w:rPr>
      </w:pPr>
      <w:r w:rsidRPr="00527BA7">
        <w:rPr>
          <w:lang w:val="en-GB"/>
        </w:rPr>
        <w:tab/>
      </w:r>
      <w:r>
        <w:object>
          <v:shape id="_x0000_i1102" type="#_x0000_t75" style="width:86.4pt;height:43.2pt" o:oleicon="f" o:ole="">
            <v:imagedata r:id="rId160" o:title=""/>
          </v:shape>
          <o:OLEObject Type="Embed" ProgID="Equation.DSMT4" ShapeID="_x0000_i1102" DrawAspect="Content" ObjectID="_1687666049" r:id="rId161"/>
        </w:object>
      </w:r>
      <w:r w:rsidRPr="00527BA7">
        <w:rPr>
          <w:lang w:val="en-GB"/>
        </w:rPr>
        <w:tab/>
      </w:r>
      <w:r w:rsidRPr="00527BA7">
        <w:rPr>
          <w:rFonts w:hint="eastAsia"/>
          <w:lang w:val="en-GB"/>
        </w:rPr>
        <w:t>(</w:t>
      </w:r>
      <w:r w:rsidRPr="00527BA7">
        <w:rPr>
          <w:lang w:val="en-GB"/>
        </w:rPr>
        <w:t>3)</w:t>
      </w:r>
      <w:del w:id="424" w:author="Editor 2" w:date="2021-07-20T07:39:17Z">
        <w:r w:rsidRPr="00527BA7">
          <w:rPr>
            <w:rFonts w:hint="eastAsia"/>
            <w:lang w:val="en-GB"/>
          </w:rPr>
          <w:delText xml:space="preserve"> </w:delText>
        </w:r>
      </w:del>
    </w:p>
    <w:p w:rsidR="007D5EBF" w:rsidRPr="00527BA7" w:rsidP="00527BA7" w14:textId="5B366347">
      <w:pPr>
        <w:pStyle w:val="Equation"/>
        <w:rPr>
          <w:ins w:id="425" w:author="Editor 2" w:date="2021-07-20T07:39:17Z"/>
        </w:rPr>
      </w:pPr>
      <w:del w:id="426" w:author="Editor 2" w:date="2021-07-20T07:39:17Z">
        <w:r w:rsidRPr="00A9378F">
          <w:rPr>
            <w:lang w:val="en-GB"/>
          </w:rPr>
          <w:delText>Where</w:delText>
        </w:r>
      </w:del>
    </w:p>
    <w:p w:rsidR="007D5EBF" w:rsidP="00E17642" w14:paraId="359B9F8C" w14:textId="6C592E20">
      <w:pPr>
        <w:ind w:firstLine="360"/>
      </w:pPr>
      <w:ins w:id="427" w:author="Editor 2" w:date="2021-07-20T07:39:17Z">
        <w:r>
          <w:rPr>
            <w:rStyle w:val="DefaultParagraphFont"/>
            <w:rFonts w:ascii="Times New Roman" w:eastAsia="Times New Roman"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where</w:t>
        </w:r>
      </w:ins>
      <w:r w:rsidRPr="00A9378F">
        <w:rPr>
          <w:lang w:val="en-GB"/>
        </w:rPr>
        <w:t xml:space="preserve"> </w:t>
      </w:r>
      <w:r>
        <w:rPr>
          <w:position w:val="-6"/>
        </w:rPr>
        <w:object>
          <v:shape id="_x0000_i1103" type="#_x0000_t75" style="width:36pt;height:14.4pt" o:oleicon="f" o:ole="">
            <v:imagedata r:id="rId162" o:title=""/>
          </v:shape>
          <o:OLEObject Type="Embed" ProgID="Equation.DSMT4" ShapeID="_x0000_i1103" DrawAspect="Content" ObjectID="_1687666050" r:id="rId163"/>
        </w:object>
      </w:r>
      <w:r>
        <w:rPr>
          <w:lang w:val="en-GB"/>
        </w:rPr>
        <w:t xml:space="preserve"> means that the </w:t>
      </w:r>
      <w:del w:id="428" w:author="Editor 2" w:date="2021-07-20T07:39:17Z">
        <w:r>
          <w:rPr>
            <w:lang w:val="en-GB"/>
          </w:rPr>
          <w:delText>multi-actor</w:delText>
        </w:r>
      </w:del>
      <w:ins w:id="42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Pr>
          <w:lang w:val="en-GB"/>
        </w:rPr>
        <w:t xml:space="preserve"> conflict has not been resolved and no other conflicts have occurred, but the process of resolution is not over.</w:t>
      </w:r>
    </w:p>
    <w:p w:rsidR="00CB79FF" w:rsidP="00DE4A1B" w14:paraId="547B4F88" w14:textId="312E1FA1">
      <w:pPr>
        <w:ind w:firstLine="360"/>
      </w:pPr>
      <w:r>
        <w:rPr>
          <w:position w:val="-10"/>
        </w:rPr>
        <w:object>
          <v:shape id="_x0000_i1104" type="#_x0000_t75" style="width:14.4pt;height:14.4pt" o:oleicon="f" o:ole="">
            <v:imagedata r:id="rId164" o:title=""/>
          </v:shape>
          <o:OLEObject Type="Embed" ProgID="Equation.DSMT4" ShapeID="_x0000_i1104" DrawAspect="Content" ObjectID="_1687666051" r:id="rId165"/>
        </w:object>
      </w:r>
      <w:r w:rsidRPr="00A9378F" w:rsidR="00A9378F">
        <w:rPr>
          <w:noProof/>
          <w:lang w:val="en-GB"/>
        </w:rPr>
        <w:t xml:space="preserve"> is the further goal of</w:t>
      </w:r>
      <w:r w:rsidRPr="00A9378F" w:rsidR="00A9378F">
        <w:rPr>
          <w:noProof/>
          <w:lang w:val="en-GB"/>
        </w:rPr>
        <w:t xml:space="preserve"> </w:t>
      </w:r>
      <w:r>
        <w:rPr>
          <w:position w:val="-10"/>
        </w:rPr>
        <w:object>
          <v:shape id="_x0000_i1105" type="#_x0000_t75" style="width:14.4pt;height:14.4pt" o:oleicon="f" o:ole="">
            <v:imagedata r:id="rId166" o:title=""/>
          </v:shape>
          <o:OLEObject Type="Embed" ProgID="Equation.DSMT4" ShapeID="_x0000_i1105" DrawAspect="Content" ObjectID="_1687666052" r:id="rId167"/>
        </w:object>
      </w:r>
      <w:r w:rsidRPr="00A9378F" w:rsidR="00A9378F">
        <w:rPr>
          <w:noProof/>
          <w:lang w:val="en-GB"/>
        </w:rPr>
        <w:t>, that is, to be free from conflict first</w:t>
      </w:r>
      <w:del w:id="430" w:author="Editor 2" w:date="2021-07-20T07:39:17Z">
        <w:r w:rsidRPr="00A9378F" w:rsidR="00A9378F">
          <w:rPr>
            <w:noProof/>
            <w:lang w:val="en-GB"/>
          </w:rPr>
          <w:delText>,</w:delText>
        </w:r>
      </w:del>
      <w:r w:rsidRPr="00A9378F" w:rsidR="00A9378F">
        <w:rPr>
          <w:noProof/>
          <w:lang w:val="en-GB"/>
        </w:rPr>
        <w:t xml:space="preserve"> and then to achieve better actions. The formula is as follows:</w:t>
      </w:r>
    </w:p>
    <w:p w:rsidR="00EE4398" w:rsidP="00E50A72" w14:paraId="212B166D" w14:textId="47A236AC">
      <w:pPr>
        <w:pStyle w:val="Equation"/>
      </w:pPr>
      <w:r>
        <w:rPr>
          <w:noProof/>
          <w:lang w:val="en-GB"/>
        </w:rPr>
        <w:tab/>
      </w:r>
      <w:r>
        <w:rPr>
          <w:position w:val="-4"/>
        </w:rPr>
        <w:object>
          <v:shape id="_x0000_i1106" type="#_x0000_t75" style="width:2in;height:57.6pt" o:oleicon="f" o:ole="">
            <v:imagedata r:id="rId168" o:title=""/>
          </v:shape>
          <o:OLEObject Type="Embed" ProgID="Equation.DSMT4" ShapeID="_x0000_i1106" DrawAspect="Content" ObjectID="_1687666053" r:id="rId169"/>
        </w:object>
      </w:r>
      <w:r>
        <w:rPr>
          <w:noProof/>
          <w:lang w:val="en-GB"/>
        </w:rPr>
        <w:tab/>
      </w:r>
      <w:r>
        <w:rPr>
          <w:lang w:val="en-GB"/>
        </w:rPr>
        <w:t>(4)</w:t>
      </w:r>
    </w:p>
    <w:p w:rsidR="008F73D3" w:rsidP="00C64B6F" w14:paraId="055BC9C0" w14:textId="1C2A54A3">
      <w:pPr>
        <w:ind w:firstLine="360"/>
      </w:pPr>
      <w:r w:rsidRPr="00A9378F">
        <w:rPr>
          <w:lang w:val="en-GB"/>
        </w:rPr>
        <w:t>Where</w:t>
      </w:r>
      <w:r w:rsidRPr="00A9378F">
        <w:rPr>
          <w:lang w:val="en-GB"/>
        </w:rPr>
        <w:t xml:space="preserve"> </w:t>
      </w:r>
      <w:r>
        <w:rPr>
          <w:position w:val="-12"/>
        </w:rPr>
        <w:object>
          <v:shape id="_x0000_i1107" type="#_x0000_t75" style="width:21.6pt;height:14.4pt" o:oleicon="f" o:ole="">
            <v:imagedata r:id="rId170" o:title=""/>
          </v:shape>
          <o:OLEObject Type="Embed" ProgID="Equation.DSMT4" ShapeID="_x0000_i1107" DrawAspect="Content" ObjectID="_1687666054" r:id="rId171"/>
        </w:object>
      </w:r>
      <w:r>
        <w:rPr>
          <w:noProof/>
          <w:lang w:val="en-GB"/>
        </w:rPr>
        <w:t xml:space="preserve"> </w:t>
      </w:r>
      <w:r w:rsidRPr="00A9378F">
        <w:rPr>
          <w:lang w:val="en-GB"/>
        </w:rPr>
        <w:t>and</w:t>
      </w:r>
      <w:r w:rsidRPr="00A9378F">
        <w:rPr>
          <w:lang w:val="en-GB"/>
        </w:rPr>
        <w:t xml:space="preserve"> </w:t>
      </w:r>
      <w:r>
        <w:rPr>
          <w:position w:val="-10"/>
        </w:rPr>
        <w:object>
          <v:shape id="_x0000_i1108" type="#_x0000_t75" style="width:15.9pt;height:15pt" o:oleicon="f" o:ole="">
            <v:imagedata r:id="rId172" o:title=""/>
          </v:shape>
          <o:OLEObject Type="Embed" ProgID="Equation.DSMT4" ShapeID="_x0000_i1108" DrawAspect="Content" ObjectID="_1687666055" r:id="rId173"/>
        </w:object>
      </w:r>
      <w:r>
        <w:rPr>
          <w:lang w:val="en-GB"/>
        </w:rPr>
        <w:t xml:space="preserve"> represent the difference between the original value and the target value of the aircraft</w:t>
      </w:r>
      <w:r>
        <w:rPr>
          <w:lang w:val="en-GB"/>
        </w:rPr>
        <w:t xml:space="preserve"> </w:t>
      </w:r>
      <w:r>
        <w:rPr>
          <w:position w:val="-6"/>
        </w:rPr>
        <w:object>
          <v:shape id="_x0000_i1109" type="#_x0000_t75" style="width:5.75pt;height:11.05pt" o:oleicon="f" o:ole="">
            <v:imagedata r:id="rId174" o:title=""/>
          </v:shape>
          <o:OLEObject Type="Embed" ProgID="Equation.DSMT4" ShapeID="_x0000_i1109" DrawAspect="Content" ObjectID="_1687666056" r:id="rId175"/>
        </w:object>
      </w:r>
      <w:r w:rsidRPr="00A9378F">
        <w:rPr>
          <w:lang w:val="en-GB"/>
        </w:rPr>
        <w:t xml:space="preserve"> in the command; </w:t>
      </w:r>
      <w:r>
        <w:rPr>
          <w:position w:val="-6"/>
        </w:rPr>
        <w:object>
          <v:shape id="_x0000_i1110" type="#_x0000_t75" style="width:43.75pt;height:11.95pt" o:oleicon="f" o:ole="">
            <v:imagedata r:id="rId176" o:title=""/>
          </v:shape>
          <o:OLEObject Type="Embed" ProgID="Equation.DSMT4" ShapeID="_x0000_i1110" DrawAspect="Content" ObjectID="_1687666057" r:id="rId177"/>
        </w:object>
      </w:r>
      <w:r>
        <w:rPr>
          <w:noProof/>
          <w:lang w:val="en-GB"/>
        </w:rPr>
        <w:t xml:space="preserve"> </w:t>
      </w:r>
      <w:r w:rsidRPr="00A9378F">
        <w:rPr>
          <w:lang w:val="en-GB"/>
        </w:rPr>
        <w:t>indicates that the command is out of range or belongs to wrong instructions, and the reward is negative</w:t>
      </w:r>
      <w:r>
        <w:rPr>
          <w:rFonts w:hint="eastAsia"/>
          <w:lang w:val="en-GB"/>
        </w:rPr>
        <w:t>;</w:t>
      </w:r>
      <w:r>
        <w:rPr>
          <w:rFonts w:ascii="宋体" w:hAnsi="宋体" w:cs="宋体" w:hint="eastAsia"/>
          <w:lang w:val="en-GB"/>
        </w:rPr>
        <w:t xml:space="preserve"> </w:t>
      </w:r>
      <w:r w:rsidRPr="00A9378F">
        <w:rPr>
          <w:lang w:val="en-GB"/>
        </w:rPr>
        <w:t>When the type is</w:t>
      </w:r>
      <w:r w:rsidRPr="00A9378F">
        <w:rPr>
          <w:lang w:val="en-GB"/>
        </w:rPr>
        <w:t xml:space="preserve"> </w:t>
      </w:r>
      <w:r>
        <w:rPr>
          <w:position w:val="-12"/>
        </w:rPr>
        <w:object>
          <v:shape id="_x0000_i1111" type="#_x0000_t75" style="width:18.1pt;height:15pt" o:oleicon="f" o:ole="">
            <v:imagedata r:id="rId178" o:title=""/>
          </v:shape>
          <o:OLEObject Type="Embed" ProgID="Equation.DSMT4" ShapeID="_x0000_i1111" DrawAspect="Content" ObjectID="_1687666058" r:id="rId179"/>
        </w:object>
      </w:r>
      <w:r w:rsidRPr="00A9378F">
        <w:rPr>
          <w:lang w:val="en-GB"/>
        </w:rPr>
        <w:t>, the reward is positive; When the type is</w:t>
      </w:r>
      <w:r w:rsidRPr="00A9378F">
        <w:rPr>
          <w:lang w:val="en-GB"/>
        </w:rPr>
        <w:t xml:space="preserve"> </w:t>
      </w:r>
      <w:r>
        <w:rPr>
          <w:position w:val="-12"/>
        </w:rPr>
        <w:object>
          <v:shape id="_x0000_i1112" type="#_x0000_t75" style="width:17.25pt;height:15pt" o:oleicon="f" o:ole="">
            <v:imagedata r:id="rId180" o:title=""/>
          </v:shape>
          <o:OLEObject Type="Embed" ProgID="Equation.DSMT4" ShapeID="_x0000_i1112" DrawAspect="Content" ObjectID="_1687666059" r:id="rId181"/>
        </w:object>
      </w:r>
      <w:r w:rsidRPr="00A9378F">
        <w:rPr>
          <w:lang w:val="en-GB"/>
        </w:rPr>
        <w:t>, the larger the speed adjustment range</w:t>
      </w:r>
      <w:r w:rsidRPr="00A9378F">
        <w:rPr>
          <w:lang w:val="en-GB"/>
        </w:rPr>
        <w:t xml:space="preserve"> </w:t>
      </w:r>
      <w:r>
        <w:rPr>
          <w:position w:val="-12"/>
        </w:rPr>
        <w:object>
          <v:shape id="_x0000_i1113" type="#_x0000_t75" style="width:18.1pt;height:15pt" o:oleicon="f" o:ole="">
            <v:imagedata r:id="rId182" o:title=""/>
          </v:shape>
          <o:OLEObject Type="Embed" ProgID="Equation.DSMT4" ShapeID="_x0000_i1113" DrawAspect="Content" ObjectID="_1687666060" r:id="rId183"/>
        </w:object>
      </w:r>
      <w:r w:rsidRPr="00A9378F">
        <w:rPr>
          <w:lang w:val="en-GB"/>
        </w:rPr>
        <w:t xml:space="preserve"> is, and the smaller the reward is; When the type is</w:t>
      </w:r>
      <w:r w:rsidRPr="00A9378F">
        <w:rPr>
          <w:lang w:val="en-GB"/>
        </w:rPr>
        <w:t xml:space="preserve"> </w:t>
      </w:r>
      <w:r>
        <w:rPr>
          <w:position w:val="-10"/>
        </w:rPr>
        <w:object>
          <v:shape id="_x0000_i1114" type="#_x0000_t75" style="width:15pt;height:13.7pt" o:oleicon="f" o:ole="">
            <v:imagedata r:id="rId184" o:title=""/>
          </v:shape>
          <o:OLEObject Type="Embed" ProgID="Equation.DSMT4" ShapeID="_x0000_i1114" DrawAspect="Content" ObjectID="_1687666061" r:id="rId185"/>
        </w:object>
      </w:r>
      <w:r w:rsidRPr="00EA00B0" w:rsidR="0012164E">
        <w:rPr>
          <w:lang w:val="en-GB"/>
        </w:rPr>
        <w:t>, the higher the altitude adjustment range</w:t>
      </w:r>
      <w:r w:rsidRPr="00EA00B0" w:rsidR="0012164E">
        <w:rPr>
          <w:lang w:val="en-GB"/>
        </w:rPr>
        <w:t xml:space="preserve"> </w:t>
      </w:r>
      <w:r>
        <w:rPr>
          <w:position w:val="-10"/>
        </w:rPr>
        <w:object>
          <v:shape id="_x0000_i1115" type="#_x0000_t75" style="width:15.9pt;height:13.7pt" o:oleicon="f" o:ole="">
            <v:imagedata r:id="rId186" o:title=""/>
          </v:shape>
          <o:OLEObject Type="Embed" ProgID="Equation.DSMT4" ShapeID="_x0000_i1115" DrawAspect="Content" ObjectID="_1687666062" r:id="rId187"/>
        </w:object>
      </w:r>
      <w:r w:rsidR="00BB2628">
        <w:rPr>
          <w:lang w:val="en-GB"/>
        </w:rPr>
        <w:t xml:space="preserve"> is, and the smaller the reward is, too.</w:t>
      </w:r>
    </w:p>
    <w:p w:rsidR="00051557" w:rsidP="00051557" w14:paraId="5A4C60D8" w14:textId="5E0A906C">
      <w:pPr>
        <w:ind w:firstLine="360"/>
      </w:pPr>
      <w:r w:rsidRPr="00BB2628">
        <w:rPr>
          <w:lang w:val="en-GB"/>
        </w:rPr>
        <w:t>The final reward</w:t>
      </w:r>
      <w:r w:rsidRPr="00BB2628">
        <w:rPr>
          <w:lang w:val="en-GB"/>
        </w:rPr>
        <w:t xml:space="preserve"> </w:t>
      </w:r>
      <w:r>
        <w:rPr>
          <w:position w:val="-4"/>
        </w:rPr>
        <w:object>
          <v:shape id="_x0000_i1116" type="#_x0000_t75" style="width:9.7pt;height:11.05pt" o:oleicon="f" o:ole="">
            <v:imagedata r:id="rId188" o:title=""/>
          </v:shape>
          <o:OLEObject Type="Embed" ProgID="Equation.DSMT4" ShapeID="_x0000_i1116" DrawAspect="Content" ObjectID="_1687666063" r:id="rId189"/>
        </w:object>
      </w:r>
      <w:r w:rsidRPr="00BB2628">
        <w:rPr>
          <w:lang w:val="en-GB"/>
        </w:rPr>
        <w:t xml:space="preserve"> is the weighted sum of the two targets</w:t>
      </w:r>
      <w:r w:rsidRPr="00BB2628">
        <w:rPr>
          <w:lang w:val="en-GB"/>
        </w:rPr>
        <w:t xml:space="preserve"> </w:t>
      </w:r>
      <w:r>
        <w:rPr>
          <w:position w:val="-10"/>
        </w:rPr>
        <w:object>
          <v:shape id="_x0000_i1117" type="#_x0000_t75" style="width:11.05pt;height:13.7pt" o:oleicon="f" o:ole="">
            <v:imagedata r:id="rId190" o:title=""/>
          </v:shape>
          <o:OLEObject Type="Embed" ProgID="Equation.DSMT4" ShapeID="_x0000_i1117" DrawAspect="Content" ObjectID="_1687666064" r:id="rId191"/>
        </w:object>
      </w:r>
      <w:r w:rsidRPr="00BB2628">
        <w:rPr>
          <w:lang w:val="en-GB"/>
        </w:rPr>
        <w:t xml:space="preserve"> and</w:t>
      </w:r>
      <w:r w:rsidRPr="00BB2628">
        <w:rPr>
          <w:lang w:val="en-GB"/>
        </w:rPr>
        <w:t xml:space="preserve"> </w:t>
      </w:r>
      <w:r>
        <w:rPr>
          <w:position w:val="-10"/>
        </w:rPr>
        <w:object>
          <v:shape id="_x0000_i1118" type="#_x0000_t75" style="width:11.95pt;height:13.7pt" o:oleicon="f" o:ole="">
            <v:imagedata r:id="rId192" o:title=""/>
          </v:shape>
          <o:OLEObject Type="Embed" ProgID="Equation.DSMT4" ShapeID="_x0000_i1118" DrawAspect="Content" ObjectID="_1687666065" r:id="rId193"/>
        </w:object>
      </w:r>
      <w:r w:rsidRPr="00BB2628">
        <w:rPr>
          <w:lang w:val="en-GB"/>
        </w:rPr>
        <w:t>. Because all aircraft cooperate with each other, the Min function is used to extract the smallest value of</w:t>
      </w:r>
      <w:r w:rsidRPr="00BB2628">
        <w:rPr>
          <w:lang w:val="en-GB"/>
        </w:rPr>
        <w:t xml:space="preserve"> </w:t>
      </w:r>
      <w:r>
        <w:rPr>
          <w:position w:val="-10"/>
        </w:rPr>
        <w:object>
          <v:shape id="_x0000_i1119" type="#_x0000_t75" style="width:11.95pt;height:13.7pt" o:oleicon="f" o:ole="">
            <v:imagedata r:id="rId194" o:title=""/>
          </v:shape>
          <o:OLEObject Type="Embed" ProgID="Equation.DSMT4" ShapeID="_x0000_i1119" DrawAspect="Content" ObjectID="_1687666066" r:id="rId195"/>
        </w:object>
      </w:r>
      <w:r>
        <w:rPr>
          <w:lang w:val="en-GB"/>
        </w:rPr>
        <w:t xml:space="preserve"> as the overall reward. The specific formula is as follows:</w:t>
      </w:r>
    </w:p>
    <w:p w:rsidR="008F73D3" w:rsidP="008F73D3" w14:paraId="2322B4B2" w14:textId="6EF34E07">
      <w:pPr>
        <w:pStyle w:val="Equation"/>
      </w:pPr>
      <w:r>
        <w:rPr>
          <w:noProof/>
          <w:lang w:val="en-GB"/>
        </w:rPr>
        <w:tab/>
      </w:r>
      <w:r>
        <w:rPr>
          <w:position w:val="-4"/>
        </w:rPr>
        <w:object>
          <v:shape id="_x0000_i1120" type="#_x0000_t75" style="width:125.9pt;height:18.1pt" o:oleicon="f" o:ole="">
            <v:imagedata r:id="rId196" o:title=""/>
          </v:shape>
          <o:OLEObject Type="Embed" ProgID="Equation.DSMT4" ShapeID="_x0000_i1120" DrawAspect="Content" ObjectID="_1687666067" r:id="rId197"/>
        </w:object>
      </w:r>
      <w:r>
        <w:rPr>
          <w:noProof/>
          <w:lang w:val="en-GB"/>
        </w:rPr>
        <w:tab/>
      </w:r>
      <w:r>
        <w:rPr>
          <w:lang w:val="en-GB"/>
        </w:rPr>
        <w:t>(5)</w:t>
      </w:r>
    </w:p>
    <w:p w:rsidR="00084BA4" w:rsidP="00733751" w14:paraId="4174B16D" w14:textId="2696D15C">
      <w:pPr>
        <w:ind w:firstLine="360"/>
      </w:pPr>
      <w:del w:id="431" w:author="Editor 2" w:date="2021-07-20T07:39:17Z">
        <w:r w:rsidRPr="00BB2628">
          <w:rPr>
            <w:lang w:val="en-GB"/>
          </w:rPr>
          <w:delText>Where</w:delText>
        </w:r>
      </w:del>
      <w:ins w:id="4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where</w:t>
        </w:r>
      </w:ins>
      <w:r w:rsidRPr="00BB2628">
        <w:rPr>
          <w:lang w:val="en-GB"/>
        </w:rPr>
        <w:t xml:space="preserve"> </w:t>
      </w:r>
      <w:r>
        <w:rPr>
          <w:position w:val="-10"/>
        </w:rPr>
        <w:object>
          <v:shape id="_x0000_i1121" type="#_x0000_t75" style="width:11.05pt;height:13.7pt" o:oleicon="f" o:ole="">
            <v:imagedata r:id="rId198" o:title=""/>
          </v:shape>
          <o:OLEObject Type="Embed" ProgID="Equation.DSMT4" ShapeID="_x0000_i1121" DrawAspect="Content" ObjectID="_1687666068" r:id="rId199"/>
        </w:object>
      </w:r>
      <w:r>
        <w:rPr>
          <w:noProof/>
          <w:lang w:val="en-GB"/>
        </w:rPr>
        <w:t xml:space="preserve"> </w:t>
      </w:r>
      <w:r w:rsidRPr="00BB2628">
        <w:rPr>
          <w:lang w:val="en-GB"/>
        </w:rPr>
        <w:t>is the weight of</w:t>
      </w:r>
      <w:r w:rsidRPr="00BB2628">
        <w:rPr>
          <w:lang w:val="en-GB"/>
        </w:rPr>
        <w:t xml:space="preserve"> </w:t>
      </w:r>
      <w:r>
        <w:rPr>
          <w:position w:val="-10"/>
        </w:rPr>
        <w:object>
          <v:shape id="_x0000_i1122" type="#_x0000_t75" style="width:11.05pt;height:13.7pt" o:oleicon="f" o:ole="">
            <v:imagedata r:id="rId200" o:title=""/>
          </v:shape>
          <o:OLEObject Type="Embed" ProgID="Equation.DSMT4" ShapeID="_x0000_i1122" DrawAspect="Content" ObjectID="_1687666069" r:id="rId201"/>
        </w:object>
      </w:r>
      <w:r w:rsidRPr="00BB2628">
        <w:rPr>
          <w:lang w:val="en-GB"/>
        </w:rPr>
        <w:t xml:space="preserve"> in</w:t>
      </w:r>
      <w:r w:rsidRPr="00BB2628">
        <w:rPr>
          <w:lang w:val="en-GB"/>
        </w:rPr>
        <w:t xml:space="preserve"> </w:t>
      </w:r>
      <w:r>
        <w:rPr>
          <w:position w:val="-4"/>
        </w:rPr>
        <w:object>
          <v:shape id="_x0000_i1123" type="#_x0000_t75" style="width:9.7pt;height:11.05pt" o:oleicon="f" o:ole="">
            <v:imagedata r:id="rId202" o:title=""/>
          </v:shape>
          <o:OLEObject Type="Embed" ProgID="Equation.DSMT4" ShapeID="_x0000_i1123" DrawAspect="Content" ObjectID="_1687666070" r:id="rId203"/>
        </w:object>
      </w:r>
      <w:r w:rsidRPr="00BB2628">
        <w:rPr>
          <w:lang w:val="en-GB"/>
        </w:rPr>
        <w:t xml:space="preserve"> and</w:t>
      </w:r>
      <w:r w:rsidRPr="00BB2628">
        <w:rPr>
          <w:lang w:val="en-GB"/>
        </w:rPr>
        <w:t xml:space="preserve"> </w:t>
      </w:r>
      <w:r>
        <w:rPr>
          <w:position w:val="-10"/>
        </w:rPr>
        <w:object>
          <v:shape id="_x0000_i1124" type="#_x0000_t75" style="width:11.95pt;height:13.7pt" o:oleicon="f" o:ole="">
            <v:imagedata r:id="rId204" o:title=""/>
          </v:shape>
          <o:OLEObject Type="Embed" ProgID="Equation.DSMT4" ShapeID="_x0000_i1124" DrawAspect="Content" ObjectID="_1687666071" r:id="rId205"/>
        </w:object>
      </w:r>
      <w:r w:rsidRPr="00BB2628">
        <w:rPr>
          <w:lang w:val="en-GB"/>
        </w:rPr>
        <w:t xml:space="preserve"> is the weight of</w:t>
      </w:r>
      <w:r w:rsidRPr="00BB2628">
        <w:rPr>
          <w:lang w:val="en-GB"/>
        </w:rPr>
        <w:t xml:space="preserve"> </w:t>
      </w:r>
      <w:r>
        <w:rPr>
          <w:position w:val="-10"/>
        </w:rPr>
        <w:object>
          <v:shape id="_x0000_i1125" type="#_x0000_t75" style="width:11.95pt;height:13.7pt" o:oleicon="f" o:ole="">
            <v:imagedata r:id="rId206" o:title=""/>
          </v:shape>
          <o:OLEObject Type="Embed" ProgID="Equation.DSMT4" ShapeID="_x0000_i1125" DrawAspect="Content" ObjectID="_1687666072" r:id="rId207"/>
        </w:object>
      </w:r>
      <w:r w:rsidR="00352092">
        <w:rPr>
          <w:noProof/>
          <w:lang w:val="en-GB"/>
        </w:rPr>
        <w:t xml:space="preserve"> </w:t>
      </w:r>
      <w:r w:rsidRPr="00BB2628">
        <w:rPr>
          <w:lang w:val="en-GB"/>
        </w:rPr>
        <w:t>in</w:t>
      </w:r>
      <w:r w:rsidRPr="00BB2628">
        <w:rPr>
          <w:lang w:val="en-GB"/>
        </w:rPr>
        <w:t xml:space="preserve"> </w:t>
      </w:r>
      <w:r>
        <w:rPr>
          <w:position w:val="-4"/>
        </w:rPr>
        <w:object>
          <v:shape id="_x0000_i1126" type="#_x0000_t75" style="width:9.7pt;height:11.05pt" o:oleicon="f" o:ole="">
            <v:imagedata r:id="rId208" o:title=""/>
          </v:shape>
          <o:OLEObject Type="Embed" ProgID="Equation.DSMT4" ShapeID="_x0000_i1126" DrawAspect="Content" ObjectID="_1687666073" r:id="rId209"/>
        </w:object>
      </w:r>
      <w:r w:rsidRPr="00BB2628">
        <w:rPr>
          <w:lang w:val="en-GB"/>
        </w:rPr>
        <w:t xml:space="preserve">. As mentioned above, the premise of obtaining </w:t>
      </w:r>
      <w:ins w:id="43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BB2628">
        <w:rPr>
          <w:lang w:val="en-GB"/>
        </w:rPr>
        <w:t>high</w:t>
      </w:r>
      <w:del w:id="434" w:author="Editor 2" w:date="2021-07-20T07:39:17Z">
        <w:r w:rsidRPr="00BB2628">
          <w:rPr>
            <w:lang w:val="en-GB"/>
          </w:rPr>
          <w:delText xml:space="preserve"> </w:delText>
        </w:r>
      </w:del>
      <w:ins w:id="43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BB2628">
        <w:rPr>
          <w:lang w:val="en-GB"/>
        </w:rPr>
        <w:t>quality solution is that the solution is feasible, so</w:t>
      </w:r>
      <w:r w:rsidRPr="00BB2628">
        <w:rPr>
          <w:lang w:val="en-GB"/>
        </w:rPr>
        <w:t xml:space="preserve"> </w:t>
      </w:r>
      <w:r>
        <w:rPr>
          <w:position w:val="-10"/>
        </w:rPr>
        <w:object>
          <v:shape id="_x0000_i1127" type="#_x0000_t75" style="width:11.05pt;height:13.7pt" o:oleicon="f" o:ole="">
            <v:imagedata r:id="rId210" o:title=""/>
          </v:shape>
          <o:OLEObject Type="Embed" ProgID="Equation.DSMT4" ShapeID="_x0000_i1127" DrawAspect="Content" ObjectID="_1687666074" r:id="rId211"/>
        </w:object>
      </w:r>
      <w:r w:rsidRPr="00BB2628">
        <w:rPr>
          <w:lang w:val="en-GB"/>
        </w:rPr>
        <w:t xml:space="preserve"> needs to be greater than</w:t>
      </w:r>
      <w:r w:rsidRPr="00BB2628">
        <w:rPr>
          <w:lang w:val="en-GB"/>
        </w:rPr>
        <w:t xml:space="preserve"> </w:t>
      </w:r>
      <w:r>
        <w:rPr>
          <w:position w:val="-10"/>
        </w:rPr>
        <w:object>
          <v:shape id="_x0000_i1128" type="#_x0000_t75" style="width:11.95pt;height:13.7pt" o:oleicon="f" o:ole="">
            <v:imagedata r:id="rId212" o:title=""/>
          </v:shape>
          <o:OLEObject Type="Embed" ProgID="Equation.DSMT4" ShapeID="_x0000_i1128" DrawAspect="Content" ObjectID="_1687666075" r:id="rId213"/>
        </w:object>
      </w:r>
      <w:r w:rsidRPr="00BB2628">
        <w:rPr>
          <w:lang w:val="en-GB"/>
        </w:rPr>
        <w:t>. Therefore, we set</w:t>
      </w:r>
      <w:r w:rsidRPr="00BB2628">
        <w:rPr>
          <w:lang w:val="en-GB"/>
        </w:rPr>
        <w:t xml:space="preserve"> </w:t>
      </w:r>
      <w:r>
        <w:rPr>
          <w:position w:val="-10"/>
        </w:rPr>
        <w:object>
          <v:shape id="_x0000_i1129" type="#_x0000_t75" style="width:11.05pt;height:13.7pt" o:oleicon="f" o:ole="">
            <v:imagedata r:id="rId214" o:title=""/>
          </v:shape>
          <o:OLEObject Type="Embed" ProgID="Equation.DSMT4" ShapeID="_x0000_i1129" DrawAspect="Content" ObjectID="_1687666076" r:id="rId215"/>
        </w:object>
      </w:r>
      <w:r w:rsidRPr="00BB2628">
        <w:rPr>
          <w:lang w:val="en-GB"/>
        </w:rPr>
        <w:t xml:space="preserve"> as 0.8 and</w:t>
      </w:r>
      <w:r w:rsidRPr="00BB2628">
        <w:rPr>
          <w:lang w:val="en-GB"/>
        </w:rPr>
        <w:t xml:space="preserve"> </w:t>
      </w:r>
      <w:r>
        <w:rPr>
          <w:position w:val="-10"/>
        </w:rPr>
        <w:object>
          <v:shape id="_x0000_i1130" type="#_x0000_t75" style="width:11.95pt;height:13.7pt" o:oleicon="f" o:ole="">
            <v:imagedata r:id="rId216" o:title=""/>
          </v:shape>
          <o:OLEObject Type="Embed" ProgID="Equation.DSMT4" ShapeID="_x0000_i1130" DrawAspect="Content" ObjectID="_1687666077" r:id="rId217"/>
        </w:object>
      </w:r>
      <w:r w:rsidR="00352092">
        <w:rPr>
          <w:lang w:val="en-GB"/>
        </w:rPr>
        <w:t xml:space="preserve"> as 0.2.</w:t>
      </w:r>
    </w:p>
    <w:p w:rsidR="0090018B" w:rsidRPr="00084BA4" w:rsidP="00733751" w14:paraId="7D2D79E2" w14:textId="0B932DD6">
      <w:pPr>
        <w:ind w:firstLine="360"/>
      </w:pPr>
      <w:r w:rsidRPr="00804500">
        <w:rPr>
          <w:lang w:val="en-GB"/>
        </w:rPr>
        <w:t xml:space="preserve">It is worth stating that due to the structural limitations of China's airspace and the use rules of airspace resources, it is necessary to coordinate with the owner (military or other) of the airspace when civil aircraft deviate from the route airspace, which will increase the workload of the </w:t>
      </w:r>
      <w:r w:rsidR="00871A27">
        <w:rPr>
          <w:rFonts w:hint="eastAsia"/>
          <w:lang w:val="en-GB"/>
        </w:rPr>
        <w:t>ATCO</w:t>
      </w:r>
      <w:r w:rsidRPr="00084BA4">
        <w:rPr>
          <w:lang w:val="en-GB"/>
        </w:rPr>
        <w:t>s. Therefore, in the actual operation of the route sector, it is also more frequent to use altitude adjustment to resolve conflicts (this is also the reason why the altitude adjustment reward is set higher than the heading adjustment reward in</w:t>
      </w:r>
      <w:del w:id="436" w:author="Editor 2" w:date="2021-07-20T07:39:17Z">
        <w:r w:rsidRPr="00084BA4">
          <w:rPr>
            <w:lang w:val="en-GB"/>
          </w:rPr>
          <w:delText xml:space="preserve"> the above </w:delText>
        </w:r>
      </w:del>
      <w:ins w:id="4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w:t>
        </w:r>
      </w:ins>
      <w:r w:rsidRPr="00084BA4">
        <w:rPr>
          <w:lang w:val="en-GB"/>
        </w:rPr>
        <w:t xml:space="preserve">Equation 5). </w:t>
      </w:r>
      <w:del w:id="438" w:author="Editor 2" w:date="2021-07-20T07:39:17Z">
        <w:r w:rsidRPr="00084BA4">
          <w:rPr>
            <w:lang w:val="en-GB"/>
          </w:rPr>
          <w:delText>Secondly</w:delText>
        </w:r>
      </w:del>
      <w:ins w:id="4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Second</w:t>
        </w:r>
      </w:ins>
      <w:r w:rsidRPr="00084BA4">
        <w:rPr>
          <w:lang w:val="en-GB"/>
        </w:rPr>
        <w:t xml:space="preserve">, although the reward function is formulated </w:t>
      </w:r>
      <w:del w:id="440" w:author="Editor 2" w:date="2021-07-20T07:39:17Z">
        <w:r w:rsidRPr="00084BA4">
          <w:rPr>
            <w:lang w:val="en-GB"/>
          </w:rPr>
          <w:delText>under</w:delText>
        </w:r>
      </w:del>
      <w:ins w:id="4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with</w:t>
        </w:r>
      </w:ins>
      <w:r w:rsidRPr="00084BA4">
        <w:rPr>
          <w:lang w:val="en-GB"/>
        </w:rPr>
        <w:t xml:space="preserve"> the help of the current certified and professional controllers, the purpose is to better study the influence of the reward function on the preference of policy output from the resolution model. However, due to the differences </w:t>
      </w:r>
      <w:del w:id="442" w:author="Editor 2" w:date="2021-07-20T07:39:17Z">
        <w:r w:rsidRPr="00084BA4">
          <w:rPr>
            <w:lang w:val="en-GB"/>
          </w:rPr>
          <w:delText>of</w:delText>
        </w:r>
      </w:del>
      <w:ins w:id="44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084BA4">
        <w:rPr>
          <w:lang w:val="en-GB"/>
        </w:rPr>
        <w:t xml:space="preserve"> the operation rules between the various route sectors, if it is used for </w:t>
      </w:r>
      <w:del w:id="444" w:author="Editor 2" w:date="2021-07-20T07:39:17Z">
        <w:r w:rsidRPr="00084BA4">
          <w:rPr>
            <w:lang w:val="en-GB"/>
          </w:rPr>
          <w:delText>multi-actor</w:delText>
        </w:r>
      </w:del>
      <w:ins w:id="44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084BA4">
        <w:rPr>
          <w:lang w:val="en-GB"/>
        </w:rPr>
        <w:t xml:space="preserve"> conflict resolution in other sectors, the reward function needs to be reset and matched</w:t>
      </w:r>
      <w:ins w:id="44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to</w:t>
        </w:r>
      </w:ins>
      <w:r w:rsidRPr="00084BA4">
        <w:rPr>
          <w:lang w:val="en-GB"/>
        </w:rPr>
        <w:t xml:space="preserve"> other specific parameter settings according to the operation situation of this sector.</w:t>
      </w:r>
    </w:p>
    <w:p w:rsidR="006B35D9" w:rsidP="00C46FC6" w14:paraId="2ACCA283" w14:textId="699F7614">
      <w:pPr>
        <w:pStyle w:val="Heading1"/>
      </w:pPr>
      <w:bookmarkStart w:id="447" w:name="_Ref76646666"/>
      <w:r w:rsidRPr="005D5F53">
        <w:rPr>
          <w:rFonts w:hint="eastAsia"/>
          <w:lang w:val="en-GB"/>
        </w:rPr>
        <w:t>Solution</w:t>
      </w:r>
      <w:r w:rsidRPr="005D5F53">
        <w:rPr>
          <w:lang w:val="en-GB"/>
        </w:rPr>
        <w:t xml:space="preserve"> </w:t>
      </w:r>
      <w:r w:rsidRPr="005D5F53">
        <w:rPr>
          <w:rFonts w:hint="eastAsia"/>
          <w:lang w:val="en-GB"/>
        </w:rPr>
        <w:t>Approach</w:t>
      </w:r>
      <w:bookmarkEnd w:id="447"/>
    </w:p>
    <w:p w:rsidR="0023279E" w:rsidP="0023279E" w14:paraId="518AFEA6" w14:textId="16FE9654">
      <w:pPr>
        <w:ind w:firstLine="360"/>
      </w:pPr>
      <w:r>
        <w:rPr>
          <w:lang w:val="en-GB"/>
        </w:rPr>
        <w:t xml:space="preserve">As mentioned above, the centralized MACR method is used in this paper. The conflict resolution module of DSTs in the ground </w:t>
      </w:r>
      <w:del w:id="448" w:author="Editor 2" w:date="2021-07-20T07:39:17Z">
        <w:r>
          <w:rPr>
            <w:lang w:val="en-GB"/>
          </w:rPr>
          <w:delText xml:space="preserve">will collect </w:delText>
        </w:r>
      </w:del>
      <w:ins w:id="44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collects </w:t>
        </w:r>
      </w:ins>
      <w:r>
        <w:rPr>
          <w:lang w:val="en-GB"/>
        </w:rPr>
        <w:t>the flight status information of all aircraft in the air</w:t>
      </w:r>
      <w:del w:id="450" w:author="Editor 2" w:date="2021-07-20T07:39:17Z">
        <w:r>
          <w:rPr>
            <w:lang w:val="en-GB"/>
          </w:rPr>
          <w:delText>, calculate and formulate</w:delText>
        </w:r>
      </w:del>
      <w:ins w:id="45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and calculates and formulates</w:t>
        </w:r>
      </w:ins>
      <w:r>
        <w:rPr>
          <w:lang w:val="en-GB"/>
        </w:rPr>
        <w:t xml:space="preserve"> the conflict resolution scheme. Considering the large amount of calculation of the centralized method </w:t>
      </w:r>
      <w:r w:rsidR="003E7F45">
        <w:fldChar w:fldCharType="begin" w:fldLock="1"/>
      </w:r>
      <w:r w:rsidR="003E7F45">
        <w:rPr>
          <w:lang w:val="en-GB"/>
        </w:rPr>
        <w:instrText>ADDIN CSL_CITATION {"citationItems":[{"id":"ITEM-1","itemData":{"author":[{"dropping-particle":"","family":"Bilimoria","given":"Karl","non-dropping-particle":"","parse-names":false,"suffix":""},{"dropping-particle":"","family":"Lee","given":"Hilda","non-dropping-particle":"","parse-names":false,"suffix":""},{"dropping-particle":"","family":"Mao","given":"Zhi-Hong","non-dropping-particle":"","parse-names":false,"suffix":""},{"dropping-particle":"","family":"Feron","given":"Eric","non-dropping-particle":"","parse-names":false,"suffix":""}],"container-title":"18th Applied Aerodynamics Conference","id":"ITEM-1","issued":{"date-parts":[["2000"]]},"page":"4268","title":"Comparison of centralized and decentralized conflict resolution strategies for multiple-aircraft problems","type":"paper-conference"},"uris":["http://www.mendeley.com/documents/?uuid=3de13e09-07a7-443b-8d14-462b2e10b131"]}],"mendeley":{"formattedCitation":"[35]","plainTextFormattedCitation":"[35]","previouslyFormattedCitation":"[35]"},"properties":{"noteIndex":0},"schema":"https://github.com/citation-style-language/schema/raw/master/csl-citation.json"}</w:instrText>
      </w:r>
      <w:r w:rsidR="003E7F45">
        <w:fldChar w:fldCharType="separate"/>
      </w:r>
      <w:r w:rsidRPr="003E7F45" w:rsidR="003E7F45">
        <w:rPr>
          <w:noProof/>
          <w:lang w:val="en-GB"/>
        </w:rPr>
        <w:t>[35]</w:t>
      </w:r>
      <w:r w:rsidR="003E7F45">
        <w:fldChar w:fldCharType="end"/>
      </w:r>
      <w:r>
        <w:rPr>
          <w:lang w:val="en-GB"/>
        </w:rPr>
        <w:t xml:space="preserve">, </w:t>
      </w:r>
      <w:del w:id="452" w:author="Editor 2" w:date="2021-07-20T07:39:17Z">
        <w:r>
          <w:rPr>
            <w:lang w:val="en-GB"/>
          </w:rPr>
          <w:delText>therefore,</w:delText>
        </w:r>
      </w:del>
      <w:ins w:id="45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w:t>
        </w:r>
      </w:ins>
      <w:r>
        <w:rPr>
          <w:lang w:val="en-GB"/>
        </w:rPr>
        <w:t xml:space="preserve"> MADDPG algorithm is selected as the solution algorithm of the resolution model based on MG, and the RNN structure based on </w:t>
      </w:r>
      <w:ins w:id="45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Pr>
          <w:lang w:val="en-GB"/>
        </w:rPr>
        <w:t>parameter sharing mechanism and meta learning framework are introduced to reform the algorithm. The former can support self-</w:t>
      </w:r>
      <w:del w:id="455" w:author="Editor 2" w:date="2021-07-20T07:39:17Z">
        <w:r>
          <w:rPr>
            <w:lang w:val="en-GB"/>
          </w:rPr>
          <w:delText xml:space="preserve"> </w:delText>
        </w:r>
      </w:del>
      <w:r>
        <w:rPr>
          <w:lang w:val="en-GB"/>
        </w:rPr>
        <w:t xml:space="preserve">duplication of the model to achieve the dynamic expansion function. The latter uses the generalization ability between </w:t>
      </w:r>
      <w:del w:id="456" w:author="Editor 2" w:date="2021-07-20T07:39:17Z">
        <w:r>
          <w:rPr>
            <w:lang w:val="en-GB"/>
          </w:rPr>
          <w:delText>multi</w:delText>
        </w:r>
      </w:del>
      <w:ins w:id="45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multiple</w:t>
        </w:r>
      </w:ins>
      <w:r>
        <w:rPr>
          <w:lang w:val="en-GB"/>
        </w:rPr>
        <w:t xml:space="preserve"> tasks to solve the problem of instability and low performance caused by </w:t>
      </w:r>
      <w:ins w:id="45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Pr>
          <w:lang w:val="en-GB"/>
        </w:rPr>
        <w:t>copying model. Finally, according to the above multi</w:t>
      </w:r>
      <w:del w:id="459" w:author="Editor 2" w:date="2021-07-20T07:39:17Z">
        <w:r>
          <w:rPr>
            <w:lang w:val="en-GB"/>
          </w:rPr>
          <w:delText xml:space="preserve"> </w:delText>
        </w:r>
      </w:del>
      <w:ins w:id="46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machine conflict definition, the conflict scene samples and </w:t>
      </w:r>
      <w:del w:id="461" w:author="Editor 2" w:date="2021-07-20T07:39:17Z">
        <w:r>
          <w:rPr>
            <w:lang w:val="en-GB"/>
          </w:rPr>
          <w:delText xml:space="preserve">super parameters </w:delText>
        </w:r>
      </w:del>
      <w:ins w:id="46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superparameters </w:t>
        </w:r>
      </w:ins>
      <w:r>
        <w:rPr>
          <w:lang w:val="en-GB"/>
        </w:rPr>
        <w:t xml:space="preserve">used in model training are designed. Finally, the </w:t>
      </w:r>
      <w:del w:id="463" w:author="Editor 2" w:date="2021-07-20T07:39:17Z">
        <w:r>
          <w:rPr>
            <w:lang w:val="en-GB"/>
          </w:rPr>
          <w:delText>way</w:delText>
        </w:r>
      </w:del>
      <w:ins w:id="46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method</w:t>
        </w:r>
      </w:ins>
      <w:r>
        <w:rPr>
          <w:lang w:val="en-GB"/>
        </w:rPr>
        <w:t xml:space="preserve"> to </w:t>
      </w:r>
      <w:del w:id="465" w:author="Editor 2" w:date="2021-07-20T07:39:17Z">
        <w:r>
          <w:rPr>
            <w:lang w:val="en-GB"/>
          </w:rPr>
          <w:delText>getting</w:delText>
        </w:r>
      </w:del>
      <w:ins w:id="46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obtain</w:t>
        </w:r>
      </w:ins>
      <w:r>
        <w:rPr>
          <w:lang w:val="en-GB"/>
        </w:rPr>
        <w:t xml:space="preserve"> conflict scenarios and </w:t>
      </w:r>
      <w:del w:id="467" w:author="Editor 2" w:date="2021-07-20T07:39:17Z">
        <w:r>
          <w:rPr>
            <w:lang w:val="en-GB"/>
          </w:rPr>
          <w:delText>hyper-parameters</w:delText>
        </w:r>
      </w:del>
      <w:ins w:id="46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hyperparameters</w:t>
        </w:r>
      </w:ins>
      <w:r>
        <w:rPr>
          <w:lang w:val="en-GB"/>
        </w:rPr>
        <w:t xml:space="preserve"> of model training are given.</w:t>
      </w:r>
    </w:p>
    <w:p w:rsidR="005E06A9" w:rsidRPr="00991436" w:rsidP="00A33729" w14:paraId="32ADCC28" w14:textId="4CC2DEB5">
      <w:pPr>
        <w:pStyle w:val="Heading2"/>
      </w:pPr>
      <w:del w:id="469" w:author="Editor 2" w:date="2021-07-20T07:39:17Z">
        <w:r w:rsidRPr="00991436" w:rsidR="0096606F">
          <w:rPr>
            <w:lang w:val="en-GB"/>
          </w:rPr>
          <w:delText>Multi-agent</w:delText>
        </w:r>
      </w:del>
      <w:ins w:id="470" w:author="Editor 2" w:date="2021-07-20T07:39:17Z">
        <w:r>
          <w:rPr>
            <w:rStyle w:val="DefaultParagraphFont"/>
            <w:rFonts w:ascii="Times New Roman" w:eastAsia="宋体" w:hAnsi="Times New Roman" w:cs="宋体"/>
            <w:b/>
            <w:bCs/>
            <w:i w:val="0"/>
            <w:iCs/>
            <w:caps w:val="0"/>
            <w:smallCaps w:val="0"/>
            <w:strike w:val="0"/>
            <w:dstrike w:val="0"/>
            <w:outline w:val="0"/>
            <w:shadow w:val="0"/>
            <w:emboss w:val="0"/>
            <w:imprint w:val="0"/>
            <w:noProof w:val="0"/>
            <w:snapToGrid/>
            <w:vanish w:val="0"/>
            <w:color w:val="auto"/>
            <w:spacing w:val="0"/>
            <w:w w:val="100"/>
            <w:kern w:val="0"/>
            <w:position w:val="0"/>
            <w:sz w:val="30"/>
            <w:szCs w:val="36"/>
            <w:highlight w:val="none"/>
            <w:u w:val="none" w:color="auto"/>
            <w:effect w:val="none"/>
            <w:vertAlign w:val="baseline"/>
            <w:rtl w:val="0"/>
            <w:cs w:val="0"/>
            <w:lang w:val="en-GB" w:eastAsia="zh-CN" w:bidi="ar-SA"/>
          </w:rPr>
          <w:t>Multiagent</w:t>
        </w:r>
      </w:ins>
      <w:r w:rsidRPr="00991436" w:rsidR="0096606F">
        <w:rPr>
          <w:lang w:val="en-GB"/>
        </w:rPr>
        <w:t xml:space="preserve"> Deep Deterministic Policy Gradient Algorithm</w:t>
      </w:r>
    </w:p>
    <w:p w:rsidR="00A754F7" w:rsidP="00E17642" w14:paraId="39E30222" w14:textId="1E78FA44">
      <w:pPr>
        <w:ind w:firstLine="360"/>
      </w:pPr>
      <w:r>
        <w:rPr>
          <w:lang w:val="en-GB"/>
        </w:rPr>
        <w:t xml:space="preserve">In the cooperative </w:t>
      </w:r>
      <w:del w:id="471" w:author="Editor 2" w:date="2021-07-20T07:39:17Z">
        <w:r>
          <w:rPr>
            <w:lang w:val="en-GB"/>
          </w:rPr>
          <w:delText>multi-agent</w:delText>
        </w:r>
      </w:del>
      <w:ins w:id="47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Pr>
          <w:lang w:val="en-GB"/>
        </w:rPr>
        <w:t xml:space="preserve"> environment, agents interact with the environment and each other. However, because all agents are constantly learning to improve their policies, it is a major problem for </w:t>
      </w:r>
      <w:del w:id="473" w:author="Editor 2" w:date="2021-07-20T07:39:17Z">
        <w:r>
          <w:rPr>
            <w:lang w:val="en-GB"/>
          </w:rPr>
          <w:delText>multi-agent:</w:delText>
        </w:r>
      </w:del>
      <w:ins w:id="47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multiple agents.</w:t>
        </w:r>
      </w:ins>
      <w:r>
        <w:rPr>
          <w:lang w:val="en-GB"/>
        </w:rPr>
        <w:t xml:space="preserve"> From the perspective of each agent, the environment is dynamic and unstable, which may lead to the model </w:t>
      </w:r>
      <w:del w:id="475" w:author="Editor 2" w:date="2021-07-20T07:39:17Z">
        <w:r>
          <w:rPr>
            <w:lang w:val="en-GB"/>
          </w:rPr>
          <w:delText>cannot converge</w:delText>
        </w:r>
      </w:del>
      <w:ins w:id="47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not converging</w:t>
        </w:r>
      </w:ins>
      <w:r>
        <w:rPr>
          <w:lang w:val="en-GB"/>
        </w:rPr>
        <w:t>, and a single agent cannot adapt to the unstable environment by changing its own policy to a certain extent.</w:t>
      </w:r>
    </w:p>
    <w:p w:rsidR="00666476" w:rsidP="00363073" w14:paraId="2CB8B1FE" w14:textId="0BA949E0">
      <w:pPr>
        <w:ind w:firstLine="360"/>
      </w:pPr>
      <w:r w:rsidRPr="00727924" w:rsidR="00727924">
        <w:rPr>
          <w:lang w:val="en-GB"/>
        </w:rPr>
        <w:t xml:space="preserve">To solve </w:t>
      </w:r>
      <w:del w:id="477" w:author="Editor 2" w:date="2021-07-20T07:39:17Z">
        <w:r w:rsidRPr="00727924" w:rsidR="00727924">
          <w:rPr>
            <w:lang w:val="en-GB"/>
          </w:rPr>
          <w:delText>the</w:delText>
        </w:r>
      </w:del>
      <w:ins w:id="47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w:t>
        </w:r>
      </w:ins>
      <w:r w:rsidRPr="00727924" w:rsidR="00727924">
        <w:rPr>
          <w:lang w:val="en-GB"/>
        </w:rPr>
        <w:t xml:space="preserve"> similar </w:t>
      </w:r>
      <w:del w:id="479" w:author="Editor 2" w:date="2021-07-20T07:39:17Z">
        <w:r w:rsidRPr="00727924" w:rsidR="00727924">
          <w:rPr>
            <w:lang w:val="en-GB"/>
          </w:rPr>
          <w:delText>non-stationary</w:delText>
        </w:r>
      </w:del>
      <w:ins w:id="48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nonstationary</w:t>
        </w:r>
      </w:ins>
      <w:r w:rsidRPr="00727924" w:rsidR="00727924">
        <w:rPr>
          <w:lang w:val="en-GB"/>
        </w:rPr>
        <w:t xml:space="preserve"> problem in </w:t>
      </w:r>
      <w:del w:id="481" w:author="Editor 2" w:date="2021-07-20T07:39:17Z">
        <w:r w:rsidRPr="00727924" w:rsidR="00727924">
          <w:rPr>
            <w:lang w:val="en-GB"/>
          </w:rPr>
          <w:delText>multi-actor</w:delText>
        </w:r>
      </w:del>
      <w:ins w:id="48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 multiactor</w:t>
        </w:r>
      </w:ins>
      <w:r w:rsidRPr="00727924" w:rsidR="00727924">
        <w:rPr>
          <w:lang w:val="en-GB"/>
        </w:rPr>
        <w:t xml:space="preserve"> conflict environment, this paper uses </w:t>
      </w:r>
      <w:ins w:id="4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727924" w:rsidR="00727924">
        <w:rPr>
          <w:lang w:val="en-GB"/>
        </w:rPr>
        <w:t xml:space="preserve">MADDPG algorithm </w:t>
      </w:r>
      <w:r w:rsidR="00727924">
        <w:fldChar w:fldCharType="begin" w:fldLock="1"/>
      </w:r>
      <w:r w:rsidR="00727924">
        <w:rPr>
          <w:lang w:val="en-GB"/>
        </w:rPr>
        <w:instrText>ADDIN CSL_CITATION {"citationItems":[{"id":"ITEM-1","itemData":{"author":[{"dropping-particle":"","family":"Lowe","given":"Ryan","non-dropping-particle":"","parse-names":false,"suffix":""},{"dropping-particle":"","family":"Wu","given":"Yi","non-dropping-particle":"","parse-names":false,"suffix":""},{"dropping-particle":"","family":"Tamar","given":"Aviv","non-dropping-particle":"","parse-names":false,"suffix":""},{"dropping-particle":"","family":"Harb","given":"Jean","non-dropping-particle":"","parse-names":false,"suffix":""},{"dropping-particle":"","family":"Abbeel","given":"Pieter","non-dropping-particle":"","parse-names":false,"suffix":""},{"dropping-particle":"","family":"Mordatch","given":"Igor","non-dropping-particle":"","parse-names":false,"suffix":""}],"container-title":"Neural Information Processing Systems (NIPS)","id":"ITEM-1","issued":{"date-parts":[["2017"]]},"title":"Multi-Agent Actor-Critic for Mixed Cooperative-Competitive Environments","type":"article-journal"},"uris":["http://www.mendeley.com/documents/?uuid=b09a1292-c4f3-4388-b838-652467c45a55"]}],"mendeley":{"formattedCitation":"[52]","plainTextFormattedCitation":"[52]","previouslyFormattedCitation":"[52]"},"properties":{"noteIndex":0},"schema":"https://github.com/citation-style-language/schema/raw/master/csl-citation.json"}</w:instrText>
      </w:r>
      <w:r w:rsidR="00727924">
        <w:fldChar w:fldCharType="separate"/>
      </w:r>
      <w:r w:rsidRPr="003E7F45" w:rsidR="00727924">
        <w:rPr>
          <w:noProof/>
          <w:lang w:val="en-GB"/>
        </w:rPr>
        <w:t>[52]</w:t>
      </w:r>
      <w:r w:rsidR="00727924">
        <w:fldChar w:fldCharType="end"/>
      </w:r>
      <w:r w:rsidRPr="00727924" w:rsidR="00727924">
        <w:rPr>
          <w:lang w:val="en-GB"/>
        </w:rPr>
        <w:t xml:space="preserve"> to train the conflict resolution model.</w:t>
      </w:r>
      <w:ins w:id="48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727924" w:rsidR="00727924">
        <w:rPr>
          <w:lang w:val="en-GB"/>
        </w:rPr>
        <w:t xml:space="preserve"> MADDPG algorithm is composed of three parts:</w:t>
      </w:r>
      <w:del w:id="485" w:author="Editor 2" w:date="2021-07-20T07:39:17Z">
        <w:r w:rsidRPr="00727924" w:rsidR="00727924">
          <w:rPr>
            <w:lang w:val="en-GB"/>
          </w:rPr>
          <w:delText xml:space="preserve"> Multi-agent</w:delText>
        </w:r>
      </w:del>
      <w:ins w:id="4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 multiagent</w:t>
        </w:r>
      </w:ins>
      <w:r w:rsidRPr="00727924" w:rsidR="00727924">
        <w:rPr>
          <w:lang w:val="en-GB"/>
        </w:rPr>
        <w:t xml:space="preserve"> system, </w:t>
      </w:r>
      <w:del w:id="487" w:author="Editor 2" w:date="2021-07-20T07:39:17Z">
        <w:r w:rsidRPr="00727924" w:rsidR="00727924">
          <w:rPr>
            <w:lang w:val="en-GB"/>
          </w:rPr>
          <w:delText>Deep Learning and Deterministic Policy Gradient</w:delText>
        </w:r>
      </w:del>
      <w:ins w:id="4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deep learning and deterministic policy gradient</w:t>
        </w:r>
      </w:ins>
      <w:r w:rsidRPr="00727924" w:rsidR="00727924">
        <w:rPr>
          <w:lang w:val="en-GB"/>
        </w:rPr>
        <w:t xml:space="preserve"> (DPG) algorithm </w:t>
      </w:r>
      <w:r w:rsidR="00727924">
        <w:fldChar w:fldCharType="begin" w:fldLock="1"/>
      </w:r>
      <w:r w:rsidR="00727924">
        <w:rPr>
          <w:lang w:val="en-GB"/>
        </w:rPr>
        <w:instrText>ADDIN CSL_CITATION {"citationItems":[{"id":"ITEM-1","itemData":{"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International conference on machine learning","id":"ITEM-1","issued":{"date-parts":[["2014"]]},"page":"387-395","title":"Deterministic policy gradient algorithms","type":"paper-conference"},"uris":["http://www.mendeley.com/documents/?uuid=2285cf2b-1230-4d97-a2dc-803f16519e48"]}],"mendeley":{"formattedCitation":"[53]","plainTextFormattedCitation":"[53]","previouslyFormattedCitation":"[53]"},"properties":{"noteIndex":0},"schema":"https://github.com/citation-style-language/schema/raw/master/csl-citation.json"}</w:instrText>
      </w:r>
      <w:r w:rsidR="00727924">
        <w:fldChar w:fldCharType="separate"/>
      </w:r>
      <w:r w:rsidRPr="003E7F45" w:rsidR="00727924">
        <w:rPr>
          <w:noProof/>
          <w:lang w:val="en-GB"/>
        </w:rPr>
        <w:t>[53]</w:t>
      </w:r>
      <w:r w:rsidR="00727924">
        <w:fldChar w:fldCharType="end"/>
      </w:r>
      <w:r w:rsidRPr="00727924" w:rsidR="00727924">
        <w:rPr>
          <w:lang w:val="en-GB"/>
        </w:rPr>
        <w:t xml:space="preserve">, which is one algorithm of MADRL methods. </w:t>
      </w:r>
      <w:del w:id="489" w:author="Editor 2" w:date="2021-07-20T07:39:17Z">
        <w:r w:rsidRPr="00727924" w:rsidR="00727924">
          <w:rPr>
            <w:lang w:val="en-GB"/>
          </w:rPr>
          <w:delText xml:space="preserve">For each </w:delText>
        </w:r>
      </w:del>
      <w:ins w:id="4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Each </w:t>
        </w:r>
      </w:ins>
      <w:r w:rsidRPr="00727924" w:rsidR="00727924">
        <w:rPr>
          <w:lang w:val="en-GB"/>
        </w:rPr>
        <w:t>agent</w:t>
      </w:r>
      <w:del w:id="491" w:author="Editor 2" w:date="2021-07-20T07:39:17Z">
        <w:r w:rsidRPr="00727924" w:rsidR="00727924">
          <w:rPr>
            <w:lang w:val="en-GB"/>
          </w:rPr>
          <w:delText>,</w:delText>
        </w:r>
      </w:del>
      <w:r w:rsidRPr="00727924" w:rsidR="00727924">
        <w:rPr>
          <w:lang w:val="en-GB"/>
        </w:rPr>
        <w:t xml:space="preserve"> </w:t>
      </w:r>
      <w:del w:id="492" w:author="Editor 2" w:date="2021-07-20T07:39:17Z">
        <w:r w:rsidRPr="00727924" w:rsidR="00727924">
          <w:rPr>
            <w:lang w:val="en-GB"/>
          </w:rPr>
          <w:delText xml:space="preserve">it </w:delText>
        </w:r>
      </w:del>
      <w:r w:rsidRPr="00727924" w:rsidR="00727924">
        <w:rPr>
          <w:lang w:val="en-GB"/>
        </w:rPr>
        <w:t xml:space="preserve">trains a </w:t>
      </w:r>
      <w:ins w:id="49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critical </w:t>
        </w:r>
      </w:ins>
      <w:r w:rsidRPr="00727924" w:rsidR="00727924">
        <w:rPr>
          <w:lang w:val="en-GB"/>
        </w:rPr>
        <w:t>value network</w:t>
      </w:r>
      <w:del w:id="494" w:author="Editor 2" w:date="2021-07-20T07:39:17Z">
        <w:r w:rsidRPr="00727924" w:rsidR="00727924">
          <w:rPr>
            <w:lang w:val="en-GB"/>
          </w:rPr>
          <w:delText xml:space="preserve"> critical</w:delText>
        </w:r>
      </w:del>
      <w:r w:rsidRPr="00727924" w:rsidR="00727924">
        <w:rPr>
          <w:lang w:val="en-GB"/>
        </w:rPr>
        <w:t xml:space="preserve"> that needs global information and a policy network actor that needs local information, allowing each agent to have its own reward function</w:t>
      </w:r>
      <w:del w:id="495" w:author="Editor 2" w:date="2021-07-20T07:39:17Z">
        <w:r w:rsidRPr="00727924" w:rsidR="00727924">
          <w:rPr>
            <w:lang w:val="en-GB"/>
          </w:rPr>
          <w:delText>,</w:delText>
        </w:r>
      </w:del>
      <w:ins w:id="49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727924" w:rsidR="00727924">
        <w:rPr>
          <w:lang w:val="en-GB"/>
        </w:rPr>
        <w:t xml:space="preserve"> Therefore, it can be used for cooperative or competitive tasks, and the action space can be continuous or discrete. The algorithm has the following three characteristics</w:t>
      </w:r>
      <w:r w:rsidR="00727924">
        <w:rPr>
          <w:rFonts w:hint="eastAsia"/>
          <w:lang w:val="en-GB"/>
        </w:rPr>
        <w:t>:</w:t>
      </w:r>
    </w:p>
    <w:p w:rsidR="006F40CB" w:rsidP="00945F82" w14:paraId="57411AC6" w14:textId="236867F6">
      <w:pPr>
        <w:keepNext/>
        <w:spacing w:line="240" w:lineRule="auto"/>
        <w:ind w:firstLine="0" w:firstLineChars="0"/>
        <w:jc w:val="center"/>
      </w:pPr>
      <w:r w:rsidRPr="006F40CB">
        <w:rPr>
          <w:noProof/>
        </w:rPr>
        <w:drawing>
          <wp:inline distT="0" distB="0" distL="0" distR="0">
            <wp:extent cx="2532446" cy="188765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0979" name=""/>
                    <pic:cNvPicPr/>
                  </pic:nvPicPr>
                  <pic:blipFill>
                    <a:blip xmlns:r="http://schemas.openxmlformats.org/officeDocument/2006/relationships" r:embed="rId218"/>
                    <a:stretch>
                      <a:fillRect/>
                    </a:stretch>
                  </pic:blipFill>
                  <pic:spPr>
                    <a:xfrm>
                      <a:off x="0" y="0"/>
                      <a:ext cx="2566727" cy="1913206"/>
                    </a:xfrm>
                    <a:prstGeom prst="rect">
                      <a:avLst/>
                    </a:prstGeom>
                  </pic:spPr>
                </pic:pic>
              </a:graphicData>
            </a:graphic>
          </wp:inline>
        </w:drawing>
      </w:r>
    </w:p>
    <w:p w:rsidR="00265A5E" w:rsidP="00945F82" w14:paraId="0E5C5EA0" w14:textId="715BC080">
      <w:pPr>
        <w:pStyle w:val="Figure"/>
        <w:spacing w:after="156"/>
      </w:pPr>
      <w:bookmarkStart w:id="497" w:name="_Ref73698906"/>
      <w:r>
        <w:rPr>
          <w:lang w:val="en-GB"/>
        </w:rPr>
        <w:t>Figure</w:t>
      </w:r>
      <w:r>
        <w:rPr>
          <w:lang w:val="en-GB"/>
        </w:rPr>
        <w:t xml:space="preserve"> </w:t>
      </w:r>
      <w:r w:rsidR="0036417B">
        <w:fldChar w:fldCharType="begin"/>
      </w:r>
      <w:r w:rsidR="0036417B">
        <w:rPr>
          <w:lang w:val="en-GB"/>
        </w:rPr>
        <w:instrText xml:space="preserve"> </w:instrText>
      </w:r>
      <w:r w:rsidR="0036417B">
        <w:rPr>
          <w:lang w:val="en-GB"/>
        </w:rPr>
        <w:instrText xml:space="preserve">SEQ Figure \* ARABIC </w:instrText>
      </w:r>
      <w:r w:rsidR="0036417B">
        <w:fldChar w:fldCharType="separate"/>
      </w:r>
      <w:r w:rsidR="004F231C">
        <w:rPr>
          <w:lang w:val="en-GB"/>
        </w:rPr>
        <w:t>6</w:t>
      </w:r>
      <w:r w:rsidR="0036417B">
        <w:fldChar w:fldCharType="end"/>
      </w:r>
      <w:bookmarkEnd w:id="497"/>
      <w:r w:rsidR="00945F82">
        <w:rPr>
          <w:lang w:val="en-GB"/>
        </w:rPr>
        <w:t xml:space="preserve">. </w:t>
      </w:r>
      <w:del w:id="498" w:author="Editor 2" w:date="2021-07-20T07:39:17Z">
        <w:r w:rsidR="00945F82">
          <w:rPr>
            <w:lang w:val="en-GB"/>
          </w:rPr>
          <w:delText xml:space="preserve">The diagram </w:delText>
        </w:r>
      </w:del>
      <w:ins w:id="499"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Diagram </w:t>
        </w:r>
      </w:ins>
      <w:r w:rsidR="00945F82">
        <w:rPr>
          <w:lang w:val="en-GB"/>
        </w:rPr>
        <w:t xml:space="preserve">of centralized training and decentralized execution of </w:t>
      </w:r>
      <w:ins w:id="500"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DF00FB">
        <w:rPr>
          <w:rFonts w:hint="eastAsia"/>
          <w:lang w:val="en-GB"/>
        </w:rPr>
        <w:t>MADDPG</w:t>
      </w:r>
      <w:r w:rsidR="00945F82">
        <w:rPr>
          <w:lang w:val="en-GB"/>
        </w:rPr>
        <w:t xml:space="preserve"> algorithm</w:t>
      </w:r>
      <w:r w:rsidR="00003820">
        <w:fldChar w:fldCharType="begin" w:fldLock="1"/>
      </w:r>
      <w:r w:rsidR="00003820">
        <w:rPr>
          <w:lang w:val="en-GB"/>
        </w:rPr>
        <w:instrText>ADDIN CSL_CITATION {"citationItems":[{"id":"ITEM-1","itemData":{"author":[{"dropping-particle":"","family":"Lowe","given":"Ryan","non-dropping-particle":"","parse-names":false,"suffix":""},{"dropping-particle":"","family":"Wu","given":"Yi","non-dropping-particle":"","parse-names":false,"suffix":""},{"dropping-particle":"","family":"Tamar","given":"Aviv","non-dropping-particle":"","parse-names":false,"suffix":""},{"dropping-particle":"","family":"Harb","given":"Jean","non-dropping-particle":"","parse-names":false,"suffix":""},{"dropping-particle":"","family":"Abbeel","given":"Pieter","non-dropping-particle":"","parse-names":false,"suffix":""},{"dropping-particle":"","family":"Mordatch","given":"Igor","non-dropping-particle":"","parse-names":false,"suffix":""}],"container-title":"Neural Information Processing Systems (NIPS)","id":"ITEM-1","issued":{"date-parts":[["2017"]]},"title":"Multi-Agent Actor-Critic for Mixed Cooperative-Competitive Environments","type":"article-journal"},"uris":["http://www.mendeley.com/documents/?uuid=1658d949-5718-49d3-9ce7-861c376b66e5"]}],"mendeley":{"formattedCitation":"[52]","plainTextFormattedCitation":"[52]"},"properties":{"noteIndex":0},"schema":"https://github.com/citation-style-language/schema/raw/master/csl-citation.json"}</w:instrText>
      </w:r>
      <w:r w:rsidR="00003820">
        <w:fldChar w:fldCharType="separate"/>
      </w:r>
      <w:r w:rsidRPr="00003820" w:rsidR="00003820">
        <w:rPr>
          <w:lang w:val="en-GB"/>
        </w:rPr>
        <w:t>[52]</w:t>
      </w:r>
      <w:r w:rsidR="00003820">
        <w:fldChar w:fldCharType="end"/>
      </w:r>
      <w:r w:rsidR="00945F82">
        <w:rPr>
          <w:lang w:val="en-GB"/>
        </w:rPr>
        <w:t>.</w:t>
      </w:r>
    </w:p>
    <w:p w:rsidR="00BB7E98" w:rsidRPr="00666476" w:rsidP="000119A9" w14:paraId="3C8401B8" w14:textId="19EA5101">
      <w:pPr>
        <w:ind w:firstLine="361"/>
      </w:pPr>
      <w:r w:rsidRPr="00727924">
        <w:rPr>
          <w:b/>
          <w:lang w:val="en-GB"/>
        </w:rPr>
        <w:t>Centralized training, decentralized execution</w:t>
      </w:r>
      <w:r>
        <w:rPr>
          <w:rFonts w:hint="eastAsia"/>
          <w:b/>
          <w:lang w:val="en-GB"/>
        </w:rPr>
        <w:t>.</w:t>
      </w:r>
      <w:r>
        <w:rPr>
          <w:b/>
          <w:lang w:val="en-GB"/>
        </w:rPr>
        <w:t xml:space="preserve"> </w:t>
      </w:r>
      <w:r>
        <w:rPr>
          <w:lang w:val="en-GB"/>
        </w:rPr>
        <w:t>As shown in</w:t>
      </w:r>
      <w:r>
        <w:rPr>
          <w:lang w:val="en-GB"/>
        </w:rPr>
        <w:t xml:space="preserve"> </w:t>
      </w:r>
      <w:r>
        <w:fldChar w:fldCharType="begin"/>
      </w:r>
      <w:r>
        <w:rPr>
          <w:lang w:val="en-GB"/>
        </w:rPr>
        <w:instrText xml:space="preserve"> </w:instrText>
      </w:r>
      <w:r>
        <w:rPr>
          <w:rFonts w:hint="eastAsia"/>
          <w:lang w:val="en-GB"/>
        </w:rPr>
        <w:instrText>REF _Ref73698906 \h</w:instrText>
      </w:r>
      <w:r>
        <w:rPr>
          <w:lang w:val="en-GB"/>
        </w:rPr>
        <w:instrText xml:space="preserve"> </w:instrText>
      </w:r>
      <w:r>
        <w:fldChar w:fldCharType="separate"/>
      </w:r>
      <w:r w:rsidR="00AE205A">
        <w:rPr>
          <w:lang w:val="en-GB"/>
        </w:rPr>
        <w:t>Figure 6</w:t>
      </w:r>
      <w:r>
        <w:fldChar w:fldCharType="end"/>
      </w:r>
      <w:r w:rsidR="007A6267">
        <w:rPr>
          <w:lang w:val="en-GB"/>
        </w:rPr>
        <w:t>, during training, the critical network of each agent uses the local observation and action of other agents to estimate the policies of other agents</w:t>
      </w:r>
      <w:del w:id="501" w:author="Editor 2" w:date="2021-07-20T07:39:17Z">
        <w:r w:rsidR="007A6267">
          <w:rPr>
            <w:lang w:val="en-GB"/>
          </w:rPr>
          <w:delText>,</w:delText>
        </w:r>
      </w:del>
      <w:r w:rsidR="007A6267">
        <w:rPr>
          <w:lang w:val="en-GB"/>
        </w:rPr>
        <w:t xml:space="preserve"> and conduct global learning and guidance. The actor who can only access the local observation information of the agent gradually learns the optimal policy</w:t>
      </w:r>
      <w:r>
        <w:rPr>
          <w:rFonts w:hint="eastAsia"/>
          <w:lang w:val="en-GB"/>
        </w:rPr>
        <w:t>.</w:t>
      </w:r>
      <w:r w:rsidRPr="00666476" w:rsidR="00E76C4E">
        <w:rPr>
          <w:lang w:val="en-GB"/>
        </w:rPr>
        <w:t xml:space="preserve"> When applied, only the fully trained actor needs to observe the output action locally.</w:t>
      </w:r>
    </w:p>
    <w:p w:rsidR="00BB7E98" w:rsidRPr="00666476" w:rsidP="000119A9" w14:paraId="2F42B993" w14:textId="6CD98451">
      <w:pPr>
        <w:ind w:firstLine="361"/>
      </w:pPr>
      <w:r w:rsidRPr="00E76C4E">
        <w:rPr>
          <w:b/>
          <w:lang w:val="en-GB"/>
        </w:rPr>
        <w:t>Improve experience replay data</w:t>
      </w:r>
      <w:r w:rsidR="00C675C4">
        <w:rPr>
          <w:rFonts w:hint="eastAsia"/>
          <w:b/>
          <w:lang w:val="en-GB"/>
        </w:rPr>
        <w:t>.</w:t>
      </w:r>
      <w:r w:rsidR="00C675C4">
        <w:rPr>
          <w:b/>
          <w:lang w:val="en-GB"/>
        </w:rPr>
        <w:t xml:space="preserve"> </w:t>
      </w:r>
      <w:r w:rsidR="00AE205A">
        <w:rPr>
          <w:rFonts w:hint="eastAsia"/>
          <w:lang w:val="en-GB"/>
        </w:rPr>
        <w:t>To</w:t>
      </w:r>
      <w:r w:rsidRPr="00E76C4E">
        <w:rPr>
          <w:lang w:val="en-GB"/>
        </w:rPr>
        <w:t xml:space="preserve"> adapt to the dynamic and unstable environment, each piece of information stored in the experience replay pool is composed of</w:t>
      </w:r>
      <w:r w:rsidRPr="00E76C4E">
        <w:rPr>
          <w:lang w:val="en-GB"/>
        </w:rPr>
        <w:t xml:space="preserve"> </w:t>
      </w:r>
      <w:r>
        <w:rPr>
          <w:position w:val="-10"/>
        </w:rPr>
        <w:object>
          <v:shape id="_x0000_i1131" type="#_x0000_t75" style="width:134.7pt;height:18.1pt" o:oleicon="f" o:ole="">
            <v:imagedata r:id="rId219" o:title=""/>
          </v:shape>
          <o:OLEObject Type="Embed" ProgID="Equation.DSMT4" ShapeID="_x0000_i1131" DrawAspect="Content" ObjectID="_1687666078" r:id="rId220"/>
        </w:object>
      </w:r>
      <w:r w:rsidRPr="00E76C4E">
        <w:rPr>
          <w:lang w:val="en-GB"/>
        </w:rPr>
        <w:t>, where</w:t>
      </w:r>
      <w:r w:rsidRPr="00E76C4E">
        <w:rPr>
          <w:lang w:val="en-GB"/>
        </w:rPr>
        <w:t xml:space="preserve"> </w:t>
      </w:r>
      <w:r>
        <w:rPr>
          <w:position w:val="-10"/>
        </w:rPr>
        <w:object>
          <v:shape id="_x0000_i1132" type="#_x0000_t75" style="width:9.3pt;height:13.7pt" o:oleicon="f" o:ole="">
            <v:imagedata r:id="rId221" o:title=""/>
          </v:shape>
          <o:OLEObject Type="Embed" ProgID="Equation.DSMT4" ShapeID="_x0000_i1132" DrawAspect="Content" ObjectID="_1687666079" r:id="rId222"/>
        </w:object>
      </w:r>
      <w:r>
        <w:rPr>
          <w:noProof/>
          <w:lang w:val="en-GB"/>
        </w:rPr>
        <w:t xml:space="preserve"> </w:t>
      </w:r>
      <w:r w:rsidRPr="00E76C4E">
        <w:rPr>
          <w:lang w:val="en-GB"/>
        </w:rPr>
        <w:t>represents the local observation of agent</w:t>
      </w:r>
      <w:r w:rsidRPr="00E76C4E">
        <w:rPr>
          <w:lang w:val="en-GB"/>
        </w:rPr>
        <w:t xml:space="preserve"> </w:t>
      </w:r>
      <w:r>
        <w:rPr>
          <w:position w:val="-6"/>
        </w:rPr>
        <w:object>
          <v:shape id="_x0000_i1133" type="#_x0000_t75" style="width:5.75pt;height:11.05pt" o:oleicon="f" o:ole="">
            <v:imagedata r:id="rId223" o:title=""/>
          </v:shape>
          <o:OLEObject Type="Embed" ProgID="Equation.DSMT4" ShapeID="_x0000_i1133" DrawAspect="Content" ObjectID="_1687666080" r:id="rId224"/>
        </w:object>
      </w:r>
      <w:r w:rsidRPr="00E76C4E">
        <w:rPr>
          <w:lang w:val="en-GB"/>
        </w:rPr>
        <w:t xml:space="preserve">, </w:t>
      </w:r>
      <w:r>
        <w:rPr>
          <w:position w:val="-10"/>
        </w:rPr>
        <w:object>
          <v:shape id="_x0000_i1134" type="#_x0000_t75" style="width:9.7pt;height:13.7pt" o:oleicon="f" o:ole="">
            <v:imagedata r:id="rId225" o:title=""/>
          </v:shape>
          <o:OLEObject Type="Embed" ProgID="Equation.DSMT4" ShapeID="_x0000_i1134" DrawAspect="Content" ObjectID="_1687666081" r:id="rId226"/>
        </w:object>
      </w:r>
      <w:r w:rsidRPr="00E76C4E">
        <w:rPr>
          <w:lang w:val="en-GB"/>
        </w:rPr>
        <w:t xml:space="preserve"> represents the action it performs</w:t>
      </w:r>
      <w:r w:rsidRPr="00E76C4E">
        <w:rPr>
          <w:lang w:val="en-GB"/>
        </w:rPr>
        <w:t xml:space="preserve">, </w:t>
      </w:r>
      <w:r>
        <w:rPr>
          <w:position w:val="-10"/>
        </w:rPr>
        <w:object>
          <v:shape id="_x0000_i1135" type="#_x0000_t75" style="width:11.05pt;height:18.1pt" o:oleicon="f" o:ole="">
            <v:imagedata r:id="rId227" o:title=""/>
          </v:shape>
          <o:OLEObject Type="Embed" ProgID="Equation.DSMT4" ShapeID="_x0000_i1135" DrawAspect="Content" ObjectID="_1687666082" r:id="rId228"/>
        </w:object>
      </w:r>
      <w:r w:rsidRPr="00E76C4E">
        <w:rPr>
          <w:lang w:val="en-GB"/>
        </w:rPr>
        <w:t xml:space="preserve"> represents the local observation at the next moment after</w:t>
      </w:r>
      <w:r w:rsidRPr="00E76C4E">
        <w:rPr>
          <w:lang w:val="en-GB"/>
        </w:rPr>
        <w:t xml:space="preserve"> </w:t>
      </w:r>
      <w:r>
        <w:rPr>
          <w:position w:val="-10"/>
        </w:rPr>
        <w:object>
          <v:shape id="_x0000_i1136" type="#_x0000_t75" style="width:9.7pt;height:13.7pt" o:oleicon="f" o:ole="">
            <v:imagedata r:id="rId229" o:title=""/>
          </v:shape>
          <o:OLEObject Type="Embed" ProgID="Equation.DSMT4" ShapeID="_x0000_i1136" DrawAspect="Content" ObjectID="_1687666083" r:id="rId230"/>
        </w:object>
      </w:r>
      <w:r w:rsidRPr="00E76C4E">
        <w:rPr>
          <w:lang w:val="en-GB"/>
        </w:rPr>
        <w:t xml:space="preserve"> is executed, and</w:t>
      </w:r>
      <w:r w:rsidRPr="00E76C4E">
        <w:rPr>
          <w:lang w:val="en-GB"/>
        </w:rPr>
        <w:t xml:space="preserve"> </w:t>
      </w:r>
      <w:r>
        <w:rPr>
          <w:position w:val="-10"/>
        </w:rPr>
        <w:object>
          <v:shape id="_x0000_i1137" type="#_x0000_t75" style="width:7.95pt;height:13.7pt" o:oleicon="f" o:ole="">
            <v:imagedata r:id="rId231" o:title=""/>
          </v:shape>
          <o:OLEObject Type="Embed" ProgID="Equation.DSMT4" ShapeID="_x0000_i1137" DrawAspect="Content" ObjectID="_1687666084" r:id="rId232"/>
        </w:object>
      </w:r>
      <w:r w:rsidRPr="00E76C4E">
        <w:rPr>
          <w:lang w:val="en-GB"/>
        </w:rPr>
        <w:t xml:space="preserve"> represents the reward value it obtains.</w:t>
      </w:r>
    </w:p>
    <w:p w:rsidR="00A93341" w:rsidRPr="00BB7E98" w:rsidP="000119A9" w14:paraId="0C8BCE81" w14:textId="23366C6E">
      <w:pPr>
        <w:ind w:firstLine="361"/>
      </w:pPr>
      <w:r w:rsidRPr="00C675C4">
        <w:rPr>
          <w:b/>
          <w:lang w:val="en-GB"/>
        </w:rPr>
        <w:t>Optimization</w:t>
      </w:r>
      <w:r w:rsidRPr="00C675C4">
        <w:rPr>
          <w:b/>
          <w:lang w:val="en-GB"/>
        </w:rPr>
        <w:t xml:space="preserve"> with policy set</w:t>
      </w:r>
      <w:r>
        <w:rPr>
          <w:rFonts w:hint="eastAsia"/>
          <w:b/>
          <w:lang w:val="en-GB"/>
        </w:rPr>
        <w:t>.</w:t>
      </w:r>
      <w:r w:rsidRPr="00C675C4">
        <w:rPr>
          <w:lang w:val="en-GB"/>
        </w:rPr>
        <w:t xml:space="preserve"> In </w:t>
      </w:r>
      <w:r w:rsidRPr="00D248AD">
        <w:rPr>
          <w:rFonts w:hint="eastAsia"/>
          <w:lang w:val="en-GB"/>
        </w:rPr>
        <w:t>MA</w:t>
      </w:r>
      <w:r w:rsidR="00AE205A">
        <w:rPr>
          <w:lang w:val="en-GB"/>
        </w:rPr>
        <w:t>D</w:t>
      </w:r>
      <w:r w:rsidRPr="00D248AD">
        <w:rPr>
          <w:rFonts w:hint="eastAsia"/>
          <w:lang w:val="en-GB"/>
        </w:rPr>
        <w:t>RL</w:t>
      </w:r>
      <w:r w:rsidRPr="00C675C4">
        <w:rPr>
          <w:lang w:val="en-GB"/>
        </w:rPr>
        <w:t xml:space="preserve">, an agent </w:t>
      </w:r>
      <w:del w:id="502" w:author="Editor 2" w:date="2021-07-20T07:39:17Z">
        <w:r w:rsidRPr="00C675C4">
          <w:rPr>
            <w:lang w:val="en-GB"/>
          </w:rPr>
          <w:delText xml:space="preserve">is easy to over fit </w:delText>
        </w:r>
      </w:del>
      <w:ins w:id="5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easily overfits </w:t>
        </w:r>
      </w:ins>
      <w:r w:rsidRPr="00C675C4">
        <w:rPr>
          <w:lang w:val="en-GB"/>
        </w:rPr>
        <w:t xml:space="preserve">a strong policy for other agents, and this strong policy is difficult to adapt to the updating of other agents' policies, which leads to the model performance </w:t>
      </w:r>
      <w:del w:id="504" w:author="Editor 2" w:date="2021-07-20T07:39:17Z">
        <w:r w:rsidRPr="00C675C4">
          <w:rPr>
            <w:lang w:val="en-GB"/>
          </w:rPr>
          <w:delText>cannot be</w:delText>
        </w:r>
      </w:del>
      <w:ins w:id="50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not being</w:t>
        </w:r>
      </w:ins>
      <w:r w:rsidRPr="00C675C4">
        <w:rPr>
          <w:lang w:val="en-GB"/>
        </w:rPr>
        <w:t xml:space="preserve"> further improved in training</w:t>
      </w:r>
      <w:r>
        <w:rPr>
          <w:b/>
          <w:lang w:val="en-GB"/>
        </w:rPr>
        <w:t xml:space="preserve">. </w:t>
      </w:r>
      <w:del w:id="506" w:author="Editor 2" w:date="2021-07-20T07:39:17Z">
        <w:r w:rsidRPr="00C675C4">
          <w:rPr>
            <w:lang w:val="en-GB"/>
          </w:rPr>
          <w:delText xml:space="preserve">In order to deal with </w:delText>
        </w:r>
      </w:del>
      <w:ins w:id="50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To address </w:t>
        </w:r>
      </w:ins>
      <w:r w:rsidRPr="00C675C4">
        <w:rPr>
          <w:lang w:val="en-GB"/>
        </w:rPr>
        <w:t>the above situation,</w:t>
      </w:r>
      <w:ins w:id="50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C675C4">
        <w:rPr>
          <w:lang w:val="en-GB"/>
        </w:rPr>
        <w:t xml:space="preserve"> MADDPG algorithm proposes a policy set idea. Each agent's policy consists of a set with</w:t>
      </w:r>
      <w:r w:rsidRPr="00C675C4">
        <w:rPr>
          <w:lang w:val="en-GB"/>
        </w:rPr>
        <w:t xml:space="preserve"> </w:t>
      </w:r>
      <w:r>
        <w:rPr>
          <w:position w:val="-4"/>
        </w:rPr>
        <w:object>
          <v:shape id="_x0000_i1138" type="#_x0000_t75" style="width:11.05pt;height:11.05pt" o:oleicon="f" o:ole="">
            <v:imagedata r:id="rId233" o:title=""/>
          </v:shape>
          <o:OLEObject Type="Embed" ProgID="Equation.DSMT4" ShapeID="_x0000_i1138" DrawAspect="Content" ObjectID="_1687666085" r:id="rId234"/>
        </w:object>
      </w:r>
      <w:r w:rsidRPr="00C675C4">
        <w:rPr>
          <w:lang w:val="en-GB"/>
        </w:rPr>
        <w:t xml:space="preserve"> </w:t>
      </w:r>
      <w:del w:id="509" w:author="Editor 2" w:date="2021-07-20T07:39:17Z">
        <w:r w:rsidRPr="00C675C4">
          <w:rPr>
            <w:lang w:val="en-GB"/>
          </w:rPr>
          <w:delText>sub policies</w:delText>
        </w:r>
      </w:del>
      <w:ins w:id="51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subpolicies</w:t>
        </w:r>
      </w:ins>
      <w:r w:rsidRPr="00C675C4">
        <w:rPr>
          <w:lang w:val="en-GB"/>
        </w:rPr>
        <w:t xml:space="preserve">, and only one </w:t>
      </w:r>
      <w:del w:id="511" w:author="Editor 2" w:date="2021-07-20T07:39:17Z">
        <w:r w:rsidRPr="00C675C4">
          <w:rPr>
            <w:lang w:val="en-GB"/>
          </w:rPr>
          <w:delText>sub policy</w:delText>
        </w:r>
      </w:del>
      <w:ins w:id="5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subpolicy</w:t>
        </w:r>
      </w:ins>
      <w:r w:rsidRPr="00C675C4">
        <w:rPr>
          <w:lang w:val="en-GB"/>
        </w:rPr>
        <w:t xml:space="preserve"> is used in each training episode.</w:t>
      </w:r>
      <w:r>
        <w:rPr>
          <w:rFonts w:hint="eastAsia"/>
          <w:lang w:val="en-GB"/>
        </w:rPr>
        <w:t xml:space="preserve"> </w:t>
      </w:r>
      <w:r>
        <w:rPr>
          <w:lang w:val="en-GB"/>
        </w:rPr>
        <w:t xml:space="preserve">For each agent, we </w:t>
      </w:r>
      <w:r>
        <w:rPr>
          <w:lang w:val="en-GB"/>
        </w:rPr>
        <w:t>maximiz</w:t>
      </w:r>
      <w:r>
        <w:rPr>
          <w:lang w:val="en-GB"/>
        </w:rPr>
        <w:t>e the overall reward of its policy set</w:t>
      </w:r>
      <w:del w:id="513" w:author="Editor 2" w:date="2021-07-20T07:39:17Z">
        <w:r>
          <w:rPr>
            <w:lang w:val="en-GB"/>
          </w:rPr>
          <w:delText>,</w:delText>
        </w:r>
      </w:del>
      <w:r>
        <w:rPr>
          <w:lang w:val="en-GB"/>
        </w:rPr>
        <w:t xml:space="preserve"> and construct a memory for each </w:t>
      </w:r>
      <w:del w:id="514" w:author="Editor 2" w:date="2021-07-20T07:39:17Z">
        <w:r>
          <w:rPr>
            <w:lang w:val="en-GB"/>
          </w:rPr>
          <w:delText>sub policy</w:delText>
        </w:r>
      </w:del>
      <w:ins w:id="51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subpolicy</w:t>
        </w:r>
      </w:ins>
      <w:r>
        <w:rPr>
          <w:lang w:val="en-GB"/>
        </w:rPr>
        <w:t xml:space="preserve"> to improve the stability and robustness of the algorithm. Please refer to the details of the algorithm </w:t>
      </w:r>
      <w:r w:rsidR="003E7F45">
        <w:fldChar w:fldCharType="begin" w:fldLock="1"/>
      </w:r>
      <w:r w:rsidR="003E7F45">
        <w:rPr>
          <w:lang w:val="en-GB"/>
        </w:rPr>
        <w:instrText>ADDIN CSL_CITATION {"citationItems":[{"id":"ITEM-1","itemData":{"author":[{"dropping-particle":"","family":"Lowe","given":"Ryan","non-dropping-particle":"","parse-names":false,"suffix":""},{"dropping-particle":"","family":"Wu","given":"Yi","non-dropping-particle":"","parse-names":false,"suffix":""},{"dropping-particle":"","family":"Tamar","given":"Aviv","non-dropping-particle":"","parse-names":false,"suffix":""},{"dropping-particle":"","family":"Harb","given":"Jean","non-dropping-particle":"","parse-names":false,"suffix":""},{"dropping-particle":"","family":"Abbeel","given":"Pieter","non-dropping-particle":"","parse-names":false,"suffix":""},{"dropping-particle":"","family":"Mordatch","given":"Igor","non-dropping-particle":"","parse-names":false,"suffix":""}],"container-title":"Neural Information Processing Systems (NIPS)","id":"ITEM-1","issued":{"date-parts":[["2017"]]},"title":"Multi-Agent Actor-Critic for Mixed Cooperative-Competitive Environments","type":"article-journal"},"uris":["http://www.mendeley.com/documents/?uuid=b09a1292-c4f3-4388-b838-652467c45a55"]}],"mendeley":{"formattedCitation":"[52]","plainTextFormattedCitation":"[52]","previouslyFormattedCitation":"[52]"},"properties":{"noteIndex":0},"schema":"https://github.com/citation-style-language/schema/raw/master/csl-citation.json"}</w:instrText>
      </w:r>
      <w:r w:rsidR="003E7F45">
        <w:fldChar w:fldCharType="separate"/>
      </w:r>
      <w:r w:rsidRPr="003E7F45" w:rsidR="003E7F45">
        <w:rPr>
          <w:noProof/>
          <w:lang w:val="en-GB"/>
        </w:rPr>
        <w:t>[52]</w:t>
      </w:r>
      <w:r w:rsidR="003E7F45">
        <w:fldChar w:fldCharType="end"/>
      </w:r>
      <w:r>
        <w:rPr>
          <w:rFonts w:hint="eastAsia"/>
          <w:lang w:val="en-GB"/>
        </w:rPr>
        <w:t>.</w:t>
      </w:r>
    </w:p>
    <w:p w:rsidR="001153AC" w:rsidRPr="00991436" w:rsidP="00A33729" w14:paraId="1A6F4A54" w14:textId="1962DFF4">
      <w:pPr>
        <w:pStyle w:val="Heading2"/>
      </w:pPr>
      <w:r w:rsidRPr="00991436" w:rsidR="00975BAF">
        <w:rPr>
          <w:lang w:val="en-GB"/>
        </w:rPr>
        <w:t>One-to-any Mechanism</w:t>
      </w:r>
    </w:p>
    <w:p w:rsidR="005A0B7A" w:rsidP="00E17642" w14:paraId="58281E6B" w14:textId="452616E7">
      <w:pPr>
        <w:ind w:firstLine="360"/>
      </w:pPr>
      <w:r w:rsidRPr="00097346">
        <w:rPr>
          <w:lang w:val="en-GB"/>
        </w:rPr>
        <w:t>The model based on</w:t>
      </w:r>
      <w:ins w:id="51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097346">
        <w:rPr>
          <w:lang w:val="en-GB"/>
        </w:rPr>
        <w:t xml:space="preserve"> MADDPG algorithm can quickly give conflict resolution policies according to the local </w:t>
      </w:r>
      <w:del w:id="517" w:author="Editor 2" w:date="2021-07-20T07:39:17Z">
        <w:r w:rsidRPr="00097346">
          <w:rPr>
            <w:lang w:val="en-GB"/>
          </w:rPr>
          <w:delText>observation</w:delText>
        </w:r>
      </w:del>
      <w:ins w:id="51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observations</w:t>
        </w:r>
      </w:ins>
      <w:r w:rsidRPr="00097346">
        <w:rPr>
          <w:lang w:val="en-GB"/>
        </w:rPr>
        <w:t xml:space="preserve"> of aircraft. However, due to the limitation of </w:t>
      </w:r>
      <w:ins w:id="51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97346">
        <w:rPr>
          <w:lang w:val="en-GB"/>
        </w:rPr>
        <w:t>training mechanism of</w:t>
      </w:r>
      <w:ins w:id="52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097346">
        <w:rPr>
          <w:lang w:val="en-GB"/>
        </w:rPr>
        <w:t xml:space="preserve"> MADDPG algorithm and the network structure, only </w:t>
      </w:r>
      <w:del w:id="521" w:author="Editor 2" w:date="2021-07-20T07:39:17Z">
        <w:r w:rsidRPr="00097346">
          <w:rPr>
            <w:lang w:val="en-GB"/>
          </w:rPr>
          <w:delText xml:space="preserve">the </w:delText>
        </w:r>
      </w:del>
      <w:r w:rsidRPr="00097346">
        <w:rPr>
          <w:lang w:val="en-GB"/>
        </w:rPr>
        <w:t xml:space="preserve">scenarios with </w:t>
      </w:r>
      <w:ins w:id="52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097346">
        <w:rPr>
          <w:lang w:val="en-GB"/>
        </w:rPr>
        <w:t xml:space="preserve">fixed number of </w:t>
      </w:r>
      <w:del w:id="523" w:author="Editor 2" w:date="2021-07-20T07:39:17Z">
        <w:r w:rsidRPr="00097346">
          <w:rPr>
            <w:lang w:val="en-GB"/>
          </w:rPr>
          <w:delText>conflict</w:delText>
        </w:r>
      </w:del>
      <w:ins w:id="52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w:t>
        </w:r>
      </w:ins>
      <w:r w:rsidRPr="00097346">
        <w:rPr>
          <w:lang w:val="en-GB"/>
        </w:rPr>
        <w:t xml:space="preserve"> aircraft can be used to train the model. If there are </w:t>
      </w:r>
      <w:del w:id="525" w:author="Editor 2" w:date="2021-07-20T07:39:17Z">
        <w:r w:rsidRPr="00097346">
          <w:rPr>
            <w:lang w:val="en-GB"/>
          </w:rPr>
          <w:delText>multi-actor</w:delText>
        </w:r>
      </w:del>
      <w:ins w:id="52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097346">
        <w:rPr>
          <w:lang w:val="en-GB"/>
        </w:rPr>
        <w:t xml:space="preserve"> conflict scenarios with different </w:t>
      </w:r>
      <w:del w:id="527" w:author="Editor 2" w:date="2021-07-20T07:39:17Z">
        <w:r w:rsidRPr="00097346">
          <w:rPr>
            <w:lang w:val="en-GB"/>
          </w:rPr>
          <w:delText>number</w:delText>
        </w:r>
      </w:del>
      <w:ins w:id="52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w:t>
        </w:r>
      </w:ins>
      <w:r w:rsidRPr="00097346">
        <w:rPr>
          <w:lang w:val="en-GB"/>
        </w:rPr>
        <w:t xml:space="preserve"> of conflict aircraft, the model cannot be solved, and the corresponding model must be trained additionally. To solve this problem, this section proposes</w:t>
      </w:r>
      <w:ins w:id="52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w:t>
        </w:r>
      </w:ins>
      <w:r w:rsidRPr="00097346">
        <w:rPr>
          <w:lang w:val="en-GB"/>
        </w:rPr>
        <w:t xml:space="preserve"> one-to-any mechanism, that is, using</w:t>
      </w:r>
      <w:ins w:id="53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an</w:t>
        </w:r>
      </w:ins>
      <w:r w:rsidRPr="00097346">
        <w:rPr>
          <w:lang w:val="en-GB"/>
        </w:rPr>
        <w:t xml:space="preserve"> RNN structure based on </w:t>
      </w:r>
      <w:ins w:id="53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097346">
        <w:rPr>
          <w:lang w:val="en-GB"/>
        </w:rPr>
        <w:t xml:space="preserve">parameter sharing and meta learning framework to reform </w:t>
      </w:r>
      <w:ins w:id="5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97346">
        <w:rPr>
          <w:lang w:val="en-GB"/>
        </w:rPr>
        <w:t xml:space="preserve">MADDPG algorithm, so that it can use different conflict scenarios to train </w:t>
      </w:r>
      <w:r w:rsidRPr="00097346">
        <w:rPr>
          <w:b/>
          <w:lang w:val="en-GB"/>
        </w:rPr>
        <w:t>one</w:t>
      </w:r>
      <w:r w:rsidRPr="00097346">
        <w:rPr>
          <w:lang w:val="en-GB"/>
        </w:rPr>
        <w:t xml:space="preserve"> common model, which can resolve </w:t>
      </w:r>
      <w:del w:id="533" w:author="Editor 2" w:date="2021-07-20T07:39:17Z">
        <w:r w:rsidRPr="00097346">
          <w:rPr>
            <w:lang w:val="en-GB"/>
          </w:rPr>
          <w:delText>multi-actor</w:delText>
        </w:r>
      </w:del>
      <w:ins w:id="53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097346">
        <w:rPr>
          <w:lang w:val="en-GB"/>
        </w:rPr>
        <w:t xml:space="preserve"> conflicts with </w:t>
      </w:r>
      <w:r w:rsidRPr="00097346">
        <w:rPr>
          <w:b/>
          <w:lang w:val="en-GB"/>
        </w:rPr>
        <w:t>any</w:t>
      </w:r>
      <w:r>
        <w:rPr>
          <w:lang w:val="en-GB"/>
        </w:rPr>
        <w:t xml:space="preserve"> number of conflict aircraft.</w:t>
      </w:r>
    </w:p>
    <w:p w:rsidR="00A911FF" w:rsidP="00C46FC6" w14:paraId="1ED2976F" w14:textId="1513ED4F">
      <w:pPr>
        <w:pStyle w:val="Heading3"/>
      </w:pPr>
      <w:r>
        <w:rPr>
          <w:rFonts w:hint="eastAsia"/>
          <w:lang w:val="en-GB"/>
        </w:rPr>
        <w:t>Parameter</w:t>
      </w:r>
      <w:r>
        <w:rPr>
          <w:lang w:val="en-GB"/>
        </w:rPr>
        <w:t xml:space="preserve"> </w:t>
      </w:r>
      <w:r>
        <w:rPr>
          <w:rFonts w:hint="eastAsia"/>
          <w:lang w:val="en-GB"/>
        </w:rPr>
        <w:t>Sharing</w:t>
      </w:r>
    </w:p>
    <w:p w:rsidR="00D52910" w:rsidP="000C665A" w14:paraId="6D93D4E6" w14:textId="54331983">
      <w:pPr>
        <w:ind w:firstLine="360"/>
      </w:pPr>
      <w:r w:rsidRPr="008E4895">
        <w:rPr>
          <w:lang w:val="en-GB"/>
        </w:rPr>
        <w:t xml:space="preserve">In the MADRL algorithms, </w:t>
      </w:r>
      <w:ins w:id="53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8E4895">
        <w:rPr>
          <w:lang w:val="en-GB"/>
        </w:rPr>
        <w:t>MADDPG algorithm is distributed according to the structure of the model, that is, each agent has its own model, the input is its own observation (state), and the output is its own action (as shown in</w:t>
      </w:r>
      <w:r w:rsidRPr="008E4895">
        <w:rPr>
          <w:lang w:val="en-GB"/>
        </w:rPr>
        <w:t xml:space="preserve"> </w:t>
      </w:r>
      <w:r w:rsidR="00DB64A6">
        <w:fldChar w:fldCharType="begin"/>
      </w:r>
      <w:r w:rsidR="00DB64A6">
        <w:rPr>
          <w:lang w:val="en-GB"/>
        </w:rPr>
        <w:instrText xml:space="preserve"> </w:instrText>
      </w:r>
      <w:r w:rsidR="00DB64A6">
        <w:rPr>
          <w:rFonts w:hint="eastAsia"/>
          <w:lang w:val="en-GB"/>
        </w:rPr>
        <w:instrText>REF _Ref73698924 \h</w:instrText>
      </w:r>
      <w:r w:rsidR="00DB64A6">
        <w:rPr>
          <w:lang w:val="en-GB"/>
        </w:rPr>
        <w:instrText xml:space="preserve"> </w:instrText>
      </w:r>
      <w:r w:rsidR="00DB64A6">
        <w:fldChar w:fldCharType="separate"/>
      </w:r>
      <w:r w:rsidR="00DB64A6">
        <w:rPr>
          <w:lang w:val="en-GB"/>
        </w:rPr>
        <w:t xml:space="preserve">Figure </w:t>
      </w:r>
      <w:r w:rsidR="00DB64A6">
        <w:rPr>
          <w:noProof/>
          <w:lang w:val="en-GB"/>
        </w:rPr>
        <w:t>7</w:t>
      </w:r>
      <w:r w:rsidR="00DB64A6">
        <w:fldChar w:fldCharType="end"/>
      </w:r>
      <w:r w:rsidRPr="008E4895">
        <w:rPr>
          <w:lang w:val="en-GB"/>
        </w:rPr>
        <w:t>.b).</w:t>
      </w:r>
      <w:r w:rsidR="00DB64A6">
        <w:rPr>
          <w:rFonts w:hint="eastAsia"/>
          <w:lang w:val="en-GB"/>
        </w:rPr>
        <w:t xml:space="preserve"> </w:t>
      </w:r>
      <w:r w:rsidRPr="00DB64A6" w:rsidR="00DB64A6">
        <w:rPr>
          <w:lang w:val="en-GB"/>
        </w:rPr>
        <w:t>Compared with the distributed structure, it is a centralized structure (as shown in</w:t>
      </w:r>
      <w:r w:rsidRPr="00DB64A6" w:rsidR="00DB64A6">
        <w:rPr>
          <w:lang w:val="en-GB"/>
        </w:rPr>
        <w:t xml:space="preserve"> </w:t>
      </w:r>
      <w:r w:rsidR="00DB64A6">
        <w:fldChar w:fldCharType="begin"/>
      </w:r>
      <w:r w:rsidR="00DB64A6">
        <w:rPr>
          <w:lang w:val="en-GB"/>
        </w:rPr>
        <w:instrText xml:space="preserve"> </w:instrText>
      </w:r>
      <w:r w:rsidR="00DB64A6">
        <w:rPr>
          <w:rFonts w:hint="eastAsia"/>
          <w:lang w:val="en-GB"/>
        </w:rPr>
        <w:instrText>REF _Ref73698924 \h</w:instrText>
      </w:r>
      <w:r w:rsidR="00DB64A6">
        <w:rPr>
          <w:lang w:val="en-GB"/>
        </w:rPr>
        <w:instrText xml:space="preserve"> </w:instrText>
      </w:r>
      <w:r w:rsidR="00DB64A6">
        <w:fldChar w:fldCharType="separate"/>
      </w:r>
      <w:r w:rsidR="00DB64A6">
        <w:rPr>
          <w:lang w:val="en-GB"/>
        </w:rPr>
        <w:t xml:space="preserve">Figure </w:t>
      </w:r>
      <w:r w:rsidR="00DB64A6">
        <w:rPr>
          <w:noProof/>
          <w:lang w:val="en-GB"/>
        </w:rPr>
        <w:t>7</w:t>
      </w:r>
      <w:r w:rsidR="00DB64A6">
        <w:fldChar w:fldCharType="end"/>
      </w:r>
      <w:r w:rsidRPr="00DB64A6" w:rsidR="00DB64A6">
        <w:rPr>
          <w:lang w:val="en-GB"/>
        </w:rPr>
        <w:t xml:space="preserve">.a). All agents share a common model. The input is a global observation composed of local observations of all agents, and the actions of all agents are output uniformly. However, with the increase </w:t>
      </w:r>
      <w:del w:id="536" w:author="Editor 2" w:date="2021-07-20T07:39:17Z">
        <w:r w:rsidRPr="00DB64A6" w:rsidR="00DB64A6">
          <w:rPr>
            <w:lang w:val="en-GB"/>
          </w:rPr>
          <w:delText>of</w:delText>
        </w:r>
      </w:del>
      <w:ins w:id="5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DB64A6" w:rsidR="00DB64A6">
        <w:rPr>
          <w:lang w:val="en-GB"/>
        </w:rPr>
        <w:t xml:space="preserve"> the number of agents, whether centralized or distributed MADRL algorithms, the weight parameters of the model will increase significantly, which will make the calculation time of model updating</w:t>
      </w:r>
      <w:del w:id="538" w:author="Editor 2" w:date="2021-07-20T07:39:17Z">
        <w:r w:rsidRPr="00DB64A6" w:rsidR="00DB64A6">
          <w:rPr>
            <w:lang w:val="en-GB"/>
          </w:rPr>
          <w:delText xml:space="preserve"> become</w:delText>
        </w:r>
      </w:del>
      <w:r w:rsidRPr="00DB64A6" w:rsidR="00DB64A6">
        <w:rPr>
          <w:lang w:val="en-GB"/>
        </w:rPr>
        <w:t xml:space="preserve"> very long, and the efficiency of model training is low.</w:t>
      </w:r>
      <w:r w:rsidR="00DB64A6">
        <w:rPr>
          <w:rFonts w:hint="eastAsia"/>
          <w:lang w:val="en-GB"/>
        </w:rPr>
        <w:t xml:space="preserve"> </w:t>
      </w:r>
      <w:r w:rsidRPr="00DB64A6" w:rsidR="00DB64A6">
        <w:rPr>
          <w:lang w:val="en-GB"/>
        </w:rPr>
        <w:t xml:space="preserve">The parameter sharing mechanism solves the above problem by reducing the number of parameters as much as possible </w:t>
      </w:r>
      <w:r w:rsidR="00DB64A6">
        <w:fldChar w:fldCharType="begin" w:fldLock="1"/>
      </w:r>
      <w:r w:rsidR="00DB64A6">
        <w:rPr>
          <w:lang w:val="en-GB"/>
        </w:rPr>
        <w:instrText>ADDIN CSL_CITATION {"citationItems":[{"id":"ITEM-1","itemData":{"author":[{"dropping-particle":"","family":"Terry","given":"Justin K","non-dropping-particle":"","parse-names":false,"suffix":""},{"dropping-particle":"","family":"Nathaniel Grammel Ananth Hari","given":"Luis Santos Benjamin Black","non-dropping-particle":"","parse-names":false,"suffix":""}],"container-title":"ArXiv","id":"ITEM-1","issued":{"date-parts":[["2021"]]},"title":"Revisiting Parameter Sharing In Multi-Agent Deep Reinforcement Learning","type":"article-journal"},"uris":["http://www.mendeley.com/documents/?uuid=bfeae758-b9fd-4a41-8b0d-0efd3a4426b1"]}],"mendeley":{"formattedCitation":"[54]","plainTextFormattedCitation":"[54]","previouslyFormattedCitation":"[54]"},"properties":{"noteIndex":0},"schema":"https://github.com/citation-style-language/schema/raw/master/csl-citation.json"}</w:instrText>
      </w:r>
      <w:r w:rsidR="00DB64A6">
        <w:fldChar w:fldCharType="separate"/>
      </w:r>
      <w:r w:rsidRPr="003E7F45" w:rsidR="00DB64A6">
        <w:rPr>
          <w:noProof/>
          <w:lang w:val="en-GB"/>
        </w:rPr>
        <w:t>[54]</w:t>
      </w:r>
      <w:r w:rsidR="00DB64A6">
        <w:fldChar w:fldCharType="end"/>
      </w:r>
      <w:r w:rsidRPr="00DB64A6" w:rsidR="00DB64A6">
        <w:rPr>
          <w:lang w:val="en-GB"/>
        </w:rPr>
        <w:t xml:space="preserve">. It sets the </w:t>
      </w:r>
      <w:del w:id="539" w:author="Editor 2" w:date="2021-07-20T07:39:17Z">
        <w:r w:rsidRPr="00DB64A6" w:rsidR="00DB64A6">
          <w:rPr>
            <w:lang w:val="en-GB"/>
          </w:rPr>
          <w:delText>parameter</w:delText>
        </w:r>
      </w:del>
      <w:ins w:id="54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parameters</w:t>
        </w:r>
      </w:ins>
      <w:r w:rsidRPr="00DB64A6" w:rsidR="00DB64A6">
        <w:rPr>
          <w:lang w:val="en-GB"/>
        </w:rPr>
        <w:t xml:space="preserve"> </w:t>
      </w:r>
      <w:r>
        <w:rPr>
          <w:position w:val="-6"/>
        </w:rPr>
        <w:object>
          <v:shape id="_x0000_i1139" type="#_x0000_t75" style="width:9.3pt;height:11.95pt" o:oleicon="f" o:ole="">
            <v:imagedata r:id="rId235" o:title=""/>
          </v:shape>
          <o:OLEObject Type="Embed" ProgID="Equation.DSMT4" ShapeID="_x0000_i1139" DrawAspect="Content" ObjectID="_1687666086" r:id="rId236"/>
        </w:object>
      </w:r>
      <w:r w:rsidRPr="00D52910" w:rsidR="00DB64A6">
        <w:rPr>
          <w:lang w:val="en-GB"/>
        </w:rPr>
        <w:t>,</w:t>
      </w:r>
      <w:r w:rsidRPr="00D52910" w:rsidR="00DB64A6">
        <w:rPr>
          <w:lang w:val="en-GB"/>
        </w:rPr>
        <w:t xml:space="preserve"> </w:t>
      </w:r>
      <w:r>
        <w:rPr>
          <w:position w:val="-6"/>
        </w:rPr>
        <w:object>
          <v:shape id="_x0000_i1140" type="#_x0000_t75" style="width:9.7pt;height:9.7pt" o:oleicon="f" o:ole="">
            <v:imagedata r:id="rId237" o:title=""/>
          </v:shape>
          <o:OLEObject Type="Embed" ProgID="Equation.DSMT4" ShapeID="_x0000_i1140" DrawAspect="Content" ObjectID="_1687666087" r:id="rId238"/>
        </w:object>
      </w:r>
      <w:r w:rsidRPr="00D52910" w:rsidR="00DB64A6">
        <w:rPr>
          <w:lang w:val="en-GB"/>
        </w:rPr>
        <w:t xml:space="preserve">, </w:t>
      </w:r>
      <w:ins w:id="5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and</w:t>
        </w:r>
      </w:ins>
      <w:ins w:id="54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w:t>
        </w:r>
      </w:ins>
      <w:r>
        <w:rPr>
          <w:position w:val="-6"/>
        </w:rPr>
        <w:object>
          <v:shape id="_x0000_i1141" type="#_x0000_t75" style="width:7.95pt;height:11.95pt" o:oleicon="f" o:ole="">
            <v:imagedata r:id="rId239" o:title=""/>
          </v:shape>
          <o:OLEObject Type="Embed" ProgID="Equation.DSMT4" ShapeID="_x0000_i1141" DrawAspect="Content" ObjectID="_1687666088" r:id="rId240"/>
        </w:object>
      </w:r>
      <w:r w:rsidRPr="00DB64A6" w:rsidR="00DB64A6">
        <w:rPr>
          <w:lang w:val="en-GB"/>
        </w:rPr>
        <w:t xml:space="preserve"> in</w:t>
      </w:r>
      <w:r w:rsidRPr="00DB64A6" w:rsidR="00DB64A6">
        <w:rPr>
          <w:lang w:val="en-GB"/>
        </w:rPr>
        <w:t xml:space="preserve"> </w:t>
      </w:r>
      <w:r w:rsidR="00DB64A6">
        <w:fldChar w:fldCharType="begin"/>
      </w:r>
      <w:r w:rsidR="00DB64A6">
        <w:rPr>
          <w:lang w:val="en-GB"/>
        </w:rPr>
        <w:instrText xml:space="preserve"> </w:instrText>
      </w:r>
      <w:r w:rsidR="00DB64A6">
        <w:rPr>
          <w:rFonts w:hint="eastAsia"/>
          <w:lang w:val="en-GB"/>
        </w:rPr>
        <w:instrText>REF _Ref73698924 \h</w:instrText>
      </w:r>
      <w:r w:rsidR="00DB64A6">
        <w:rPr>
          <w:lang w:val="en-GB"/>
        </w:rPr>
        <w:instrText xml:space="preserve"> </w:instrText>
      </w:r>
      <w:r w:rsidR="00DB64A6">
        <w:fldChar w:fldCharType="separate"/>
      </w:r>
      <w:r w:rsidR="00DB64A6">
        <w:rPr>
          <w:lang w:val="en-GB"/>
        </w:rPr>
        <w:t xml:space="preserve">Figure </w:t>
      </w:r>
      <w:r w:rsidR="00DB64A6">
        <w:rPr>
          <w:noProof/>
          <w:lang w:val="en-GB"/>
        </w:rPr>
        <w:t>7</w:t>
      </w:r>
      <w:r w:rsidR="00DB64A6">
        <w:fldChar w:fldCharType="end"/>
      </w:r>
      <w:r w:rsidRPr="00DB64A6" w:rsidR="00DB64A6">
        <w:rPr>
          <w:lang w:val="en-GB"/>
        </w:rPr>
        <w:t xml:space="preserve"> to:</w:t>
      </w:r>
    </w:p>
    <w:p w:rsidR="009F30C2" w:rsidP="009F30C2" w14:paraId="0D35B476" w14:textId="6D512CB9">
      <w:pPr>
        <w:pStyle w:val="Equation"/>
      </w:pPr>
      <w:r>
        <w:rPr>
          <w:lang w:val="en-GB"/>
        </w:rPr>
        <w:tab/>
      </w:r>
      <w:r>
        <w:rPr>
          <w:position w:val="-4"/>
        </w:rPr>
        <w:object>
          <v:shape id="_x0000_i1142" type="#_x0000_t75" style="width:68.9pt;height:13.7pt" o:oleicon="f" o:ole="">
            <v:imagedata r:id="rId241" o:title=""/>
          </v:shape>
          <o:OLEObject Type="Embed" ProgID="Equation.DSMT4" ShapeID="_x0000_i1142" DrawAspect="Content" ObjectID="_1687666089" r:id="rId242"/>
        </w:object>
      </w:r>
      <w:r>
        <w:rPr>
          <w:lang w:val="en-GB"/>
        </w:rPr>
        <w:tab/>
      </w:r>
      <w:r w:rsidRPr="009F30C2">
        <w:rPr>
          <w:rFonts w:hint="eastAsia"/>
          <w:lang w:val="en-GB"/>
        </w:rPr>
        <w:t>(</w:t>
      </w:r>
      <w:r w:rsidRPr="009F30C2">
        <w:rPr>
          <w:lang w:val="en-GB"/>
        </w:rPr>
        <w:t>6)</w:t>
      </w:r>
    </w:p>
    <w:p w:rsidR="009F30C2" w:rsidP="009F30C2" w14:paraId="4EC2F10B" w14:textId="247108DF">
      <w:pPr>
        <w:pStyle w:val="Equation"/>
        <w:rPr>
          <w:rFonts w:eastAsiaTheme="minorEastAsia"/>
        </w:rPr>
      </w:pPr>
      <w:r>
        <w:rPr>
          <w:rFonts w:eastAsiaTheme="minorEastAsia"/>
          <w:lang w:val="en-GB"/>
        </w:rPr>
        <w:tab/>
      </w:r>
      <w:r>
        <w:rPr>
          <w:position w:val="-4"/>
        </w:rPr>
        <w:object>
          <v:shape id="_x0000_i1143" type="#_x0000_t75" style="width:73.75pt;height:13.7pt" o:oleicon="f" o:ole="">
            <v:imagedata r:id="rId243" o:title=""/>
          </v:shape>
          <o:OLEObject Type="Embed" ProgID="Equation.DSMT4" ShapeID="_x0000_i1143" DrawAspect="Content" ObjectID="_1687666090" r:id="rId244"/>
        </w:object>
      </w:r>
      <w:r w:rsidRPr="009F30C2">
        <w:rPr>
          <w:rFonts w:eastAsiaTheme="minorEastAsia"/>
          <w:lang w:val="en-GB"/>
        </w:rPr>
        <w:tab/>
      </w:r>
      <w:r w:rsidRPr="009F30C2">
        <w:rPr>
          <w:rFonts w:eastAsiaTheme="minorEastAsia"/>
          <w:lang w:val="en-GB"/>
        </w:rPr>
        <w:t>(7)</w:t>
      </w:r>
    </w:p>
    <w:p w:rsidR="009F30C2" w:rsidRPr="009F30C2" w:rsidP="009F30C2" w14:paraId="510AFFA6" w14:textId="074D6FD9">
      <w:pPr>
        <w:pStyle w:val="Equation"/>
      </w:pPr>
      <w:r>
        <w:rPr>
          <w:rFonts w:eastAsiaTheme="minorEastAsia"/>
          <w:lang w:val="en-GB"/>
        </w:rPr>
        <w:tab/>
      </w:r>
      <w:r>
        <w:rPr>
          <w:position w:val="-4"/>
        </w:rPr>
        <w:object>
          <v:shape id="_x0000_i1144" type="#_x0000_t75" style="width:68.9pt;height:13.7pt" o:oleicon="f" o:ole="">
            <v:imagedata r:id="rId245" o:title=""/>
          </v:shape>
          <o:OLEObject Type="Embed" ProgID="Equation.DSMT4" ShapeID="_x0000_i1144" DrawAspect="Content" ObjectID="_1687666091" r:id="rId246"/>
        </w:object>
      </w:r>
      <w:r w:rsidRPr="009F30C2">
        <w:rPr>
          <w:rFonts w:eastAsiaTheme="minorEastAsia"/>
          <w:lang w:val="en-GB"/>
        </w:rPr>
        <w:tab/>
      </w:r>
      <w:r w:rsidRPr="009F30C2">
        <w:rPr>
          <w:rFonts w:eastAsiaTheme="minorEastAsia"/>
          <w:lang w:val="en-GB"/>
        </w:rPr>
        <w:t>(8)</w:t>
      </w:r>
    </w:p>
    <w:p w:rsidR="00E85653" w:rsidP="004F231C" w14:paraId="1435815A" w14:textId="0E8ACFC4">
      <w:pPr>
        <w:keepNext/>
        <w:spacing w:line="240" w:lineRule="auto"/>
        <w:ind w:firstLine="0" w:firstLineChars="0"/>
        <w:jc w:val="center"/>
      </w:pPr>
      <w:r w:rsidRPr="0096618E">
        <w:rPr>
          <w:noProof/>
        </w:rPr>
        <w:drawing>
          <wp:inline distT="0" distB="0" distL="0" distR="0">
            <wp:extent cx="4524647" cy="1984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05203" name=""/>
                    <pic:cNvPicPr/>
                  </pic:nvPicPr>
                  <pic:blipFill>
                    <a:blip xmlns:r="http://schemas.openxmlformats.org/officeDocument/2006/relationships" r:embed="rId247"/>
                    <a:srcRect l="1501"/>
                    <a:stretch>
                      <a:fillRect/>
                    </a:stretch>
                  </pic:blipFill>
                  <pic:spPr bwMode="auto">
                    <a:xfrm>
                      <a:off x="0" y="0"/>
                      <a:ext cx="4530529" cy="198690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E85653" w:rsidRPr="004F231C" w:rsidP="004F231C" w14:paraId="63B00EE4" w14:textId="2DC4D927">
      <w:pPr>
        <w:pStyle w:val="Figure"/>
        <w:spacing w:after="156"/>
      </w:pPr>
      <w:bookmarkStart w:id="543" w:name="_Ref73698924"/>
      <w:r w:rsidRPr="004F231C">
        <w:rPr>
          <w:lang w:val="en-GB"/>
        </w:rPr>
        <w:t>Figure</w:t>
      </w:r>
      <w:r w:rsidRPr="004F231C">
        <w:rPr>
          <w:lang w:val="en-GB"/>
        </w:rPr>
        <w:t xml:space="preserve"> </w:t>
      </w:r>
      <w:r w:rsidRPr="004F231C">
        <w:fldChar w:fldCharType="begin"/>
      </w:r>
      <w:r w:rsidRPr="004F231C">
        <w:rPr>
          <w:lang w:val="en-GB"/>
        </w:rPr>
        <w:instrText xml:space="preserve"> </w:instrText>
      </w:r>
      <w:r w:rsidRPr="004F231C">
        <w:rPr>
          <w:lang w:val="en-GB"/>
        </w:rPr>
        <w:instrText xml:space="preserve">SEQ Figure \* ARABIC </w:instrText>
      </w:r>
      <w:r w:rsidRPr="004F231C">
        <w:fldChar w:fldCharType="separate"/>
      </w:r>
      <w:r w:rsidRPr="004F231C" w:rsidR="004F231C">
        <w:rPr>
          <w:lang w:val="en-GB"/>
        </w:rPr>
        <w:t>7</w:t>
      </w:r>
      <w:r w:rsidRPr="004F231C">
        <w:fldChar w:fldCharType="end"/>
      </w:r>
      <w:bookmarkEnd w:id="543"/>
      <w:r w:rsidRPr="004F231C" w:rsidR="004F231C">
        <w:rPr>
          <w:lang w:val="en-GB"/>
        </w:rPr>
        <w:t xml:space="preserve">: </w:t>
      </w:r>
      <w:del w:id="544" w:author="Editor 2" w:date="2021-07-20T07:39:17Z">
        <w:r w:rsidRPr="004F231C" w:rsidR="004F231C">
          <w:rPr>
            <w:lang w:val="en-GB"/>
          </w:rPr>
          <w:delText>Multi-agent</w:delText>
        </w:r>
      </w:del>
      <w:ins w:id="545"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w:t>
        </w:r>
      </w:ins>
      <w:r w:rsidRPr="004F231C" w:rsidR="004F231C">
        <w:rPr>
          <w:lang w:val="en-GB"/>
        </w:rPr>
        <w:t xml:space="preserve"> reinforcement learning algorithms are classified by their structure: a) centralized structure; b) </w:t>
      </w:r>
      <w:del w:id="546" w:author="Editor 2" w:date="2021-07-20T07:39:17Z">
        <w:r w:rsidRPr="004F231C" w:rsidR="004F231C">
          <w:rPr>
            <w:lang w:val="en-GB"/>
          </w:rPr>
          <w:delText>Distributed</w:delText>
        </w:r>
      </w:del>
      <w:ins w:id="547"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distributed</w:t>
        </w:r>
      </w:ins>
      <w:r w:rsidRPr="004F231C" w:rsidR="004F231C">
        <w:rPr>
          <w:lang w:val="en-GB"/>
        </w:rPr>
        <w:t xml:space="preserve"> architecture.</w:t>
      </w:r>
    </w:p>
    <w:p w:rsidR="00A503D5" w:rsidRPr="00BE39FE" w:rsidP="00C46FC6" w14:paraId="653FC4BC" w14:textId="2E17DB26">
      <w:pPr>
        <w:pStyle w:val="Heading3"/>
      </w:pPr>
      <w:r w:rsidRPr="00BE39FE">
        <w:rPr>
          <w:rFonts w:hint="eastAsia"/>
          <w:lang w:val="en-GB"/>
        </w:rPr>
        <w:t>Model</w:t>
      </w:r>
      <w:r w:rsidRPr="00BE39FE">
        <w:rPr>
          <w:lang w:val="en-GB"/>
        </w:rPr>
        <w:t xml:space="preserve"> </w:t>
      </w:r>
      <w:r w:rsidRPr="00BE39FE">
        <w:rPr>
          <w:rFonts w:hint="eastAsia"/>
          <w:lang w:val="en-GB"/>
        </w:rPr>
        <w:t>Copying</w:t>
      </w:r>
    </w:p>
    <w:p w:rsidR="005A0B7A" w:rsidP="00306675" w14:paraId="0A32AFD8" w14:textId="66CC6525">
      <w:pPr>
        <w:ind w:firstLine="360"/>
      </w:pPr>
      <w:r w:rsidRPr="00063B5D">
        <w:rPr>
          <w:lang w:val="en-GB"/>
        </w:rPr>
        <w:t xml:space="preserve">The one-to-any mechanism in this paper is based on the parameter sharing mechanism. After adding the parameter sharing mechanism to </w:t>
      </w:r>
      <w:ins w:id="54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63B5D">
        <w:rPr>
          <w:lang w:val="en-GB"/>
        </w:rPr>
        <w:t xml:space="preserve">MADDPG algorithm, all agents share a common model (including a policy network actor and a value network critical). </w:t>
      </w:r>
      <w:del w:id="549" w:author="Editor 2" w:date="2021-07-20T07:39:17Z">
        <w:r w:rsidRPr="00063B5D">
          <w:rPr>
            <w:lang w:val="en-GB"/>
          </w:rPr>
          <w:delText>But</w:delText>
        </w:r>
      </w:del>
      <w:ins w:id="55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However,</w:t>
        </w:r>
      </w:ins>
      <w:r w:rsidRPr="00063B5D">
        <w:rPr>
          <w:lang w:val="en-GB"/>
        </w:rPr>
        <w:t xml:space="preserve"> different from the centralized structure, the input of </w:t>
      </w:r>
      <w:ins w:id="55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63B5D">
        <w:rPr>
          <w:lang w:val="en-GB"/>
        </w:rPr>
        <w:t>actor network in the model is still the local observation of each agent (as shown in</w:t>
      </w:r>
      <w:r w:rsidRPr="00063B5D">
        <w:rPr>
          <w:lang w:val="en-GB"/>
        </w:rPr>
        <w:t xml:space="preserve"> </w:t>
      </w:r>
      <w:r>
        <w:fldChar w:fldCharType="begin"/>
      </w:r>
      <w:r>
        <w:rPr>
          <w:lang w:val="en-GB"/>
        </w:rPr>
        <w:instrText xml:space="preserve"> </w:instrText>
      </w:r>
      <w:r>
        <w:rPr>
          <w:rFonts w:hint="eastAsia"/>
          <w:lang w:val="en-GB"/>
        </w:rPr>
        <w:instrText>REF _Ref73956486 \h</w:instrText>
      </w:r>
      <w:r>
        <w:rPr>
          <w:lang w:val="en-GB"/>
        </w:rPr>
        <w:instrText xml:space="preserve"> </w:instrText>
      </w:r>
      <w:r>
        <w:fldChar w:fldCharType="separate"/>
      </w:r>
      <w:r>
        <w:rPr>
          <w:lang w:val="en-GB"/>
        </w:rPr>
        <w:t xml:space="preserve">Figure </w:t>
      </w:r>
      <w:r>
        <w:rPr>
          <w:noProof/>
          <w:lang w:val="en-GB"/>
        </w:rPr>
        <w:t>8</w:t>
      </w:r>
      <w:r>
        <w:fldChar w:fldCharType="end"/>
      </w:r>
      <w:r w:rsidRPr="00063B5D">
        <w:rPr>
          <w:lang w:val="en-GB"/>
        </w:rPr>
        <w:t xml:space="preserve">). This method is called "model replication". In other words, when </w:t>
      </w:r>
      <w:ins w:id="55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Pr>
          <w:position w:val="-14"/>
        </w:rPr>
        <w:object>
          <v:shape id="_x0000_i1145" type="#_x0000_t75" style="width:62.3pt;height:18.1pt" o:oleicon="f" o:ole="">
            <v:imagedata r:id="rId248" o:title=""/>
          </v:shape>
          <o:OLEObject Type="Embed" ProgID="Equation.DSMT4" ShapeID="_x0000_i1145" DrawAspect="Content" ObjectID="_1687666092" r:id="rId249"/>
        </w:object>
      </w:r>
      <w:r w:rsidR="005A382B">
        <w:rPr>
          <w:noProof/>
          <w:lang w:val="en-GB"/>
        </w:rPr>
        <w:t>-</w:t>
      </w:r>
      <w:r w:rsidRPr="00063B5D">
        <w:rPr>
          <w:lang w:val="en-GB"/>
        </w:rPr>
        <w:t>actor conflict scenario is encountered,</w:t>
      </w:r>
      <w:ins w:id="55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063B5D">
        <w:rPr>
          <w:lang w:val="en-GB"/>
        </w:rPr>
        <w:t xml:space="preserve"> actor network will be copied</w:t>
      </w:r>
      <w:r w:rsidRPr="00063B5D">
        <w:rPr>
          <w:lang w:val="en-GB"/>
        </w:rPr>
        <w:t xml:space="preserve"> </w:t>
      </w:r>
      <w:r>
        <w:rPr>
          <w:position w:val="-6"/>
        </w:rPr>
        <w:object>
          <v:shape id="_x0000_i1146" type="#_x0000_t75" style="width:9.3pt;height:9.7pt" o:oleicon="f" o:ole="">
            <v:imagedata r:id="rId250" o:title=""/>
          </v:shape>
          <o:OLEObject Type="Embed" ProgID="Equation.DSMT4" ShapeID="_x0000_i1146" DrawAspect="Content" ObjectID="_1687666093" r:id="rId251"/>
        </w:object>
      </w:r>
      <w:r w:rsidRPr="00063B5D">
        <w:rPr>
          <w:lang w:val="en-GB"/>
        </w:rPr>
        <w:t xml:space="preserve"> times to solve the policy, and </w:t>
      </w:r>
      <w:ins w:id="55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063B5D">
        <w:rPr>
          <w:lang w:val="en-GB"/>
        </w:rPr>
        <w:t>critical network will also be copied</w:t>
      </w:r>
      <w:r w:rsidRPr="00063B5D">
        <w:rPr>
          <w:lang w:val="en-GB"/>
        </w:rPr>
        <w:t xml:space="preserve"> </w:t>
      </w:r>
      <w:r>
        <w:rPr>
          <w:position w:val="-6"/>
        </w:rPr>
        <w:object>
          <v:shape id="_x0000_i1147" type="#_x0000_t75" style="width:9.3pt;height:9.7pt" o:oleicon="f" o:ole="">
            <v:imagedata r:id="rId252" o:title=""/>
          </v:shape>
          <o:OLEObject Type="Embed" ProgID="Equation.DSMT4" ShapeID="_x0000_i1147" DrawAspect="Content" ObjectID="_1687666094" r:id="rId253"/>
        </w:object>
      </w:r>
      <w:r w:rsidRPr="00476108" w:rsidR="00476108">
        <w:rPr>
          <w:lang w:val="en-GB"/>
        </w:rPr>
        <w:t xml:space="preserve"> times in the training process. At the same time, the network structure is set as the </w:t>
      </w:r>
      <w:del w:id="555" w:author="Editor 2" w:date="2021-07-20T07:39:17Z">
        <w:r w:rsidRPr="00476108" w:rsidR="00476108">
          <w:rPr>
            <w:lang w:val="en-GB"/>
          </w:rPr>
          <w:delText>Bidirectional Recurrent Neural Network</w:delText>
        </w:r>
      </w:del>
      <w:ins w:id="55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bidirectional recurrent neural network</w:t>
        </w:r>
      </w:ins>
      <w:r w:rsidRPr="00476108" w:rsidR="00476108">
        <w:rPr>
          <w:lang w:val="en-GB"/>
        </w:rPr>
        <w:t xml:space="preserve"> (Bi-RNN) with </w:t>
      </w:r>
      <w:ins w:id="55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sidRPr="00476108" w:rsidR="00476108">
        <w:rPr>
          <w:lang w:val="en-GB"/>
        </w:rPr>
        <w:t>parameter sharing mechanism (as shown in</w:t>
      </w:r>
      <w:r w:rsidRPr="00476108" w:rsidR="00476108">
        <w:rPr>
          <w:lang w:val="en-GB"/>
        </w:rPr>
        <w:t xml:space="preserve"> </w:t>
      </w:r>
      <w:r w:rsidR="00476108">
        <w:rPr>
          <w:noProof/>
        </w:rPr>
        <w:fldChar w:fldCharType="begin"/>
      </w:r>
      <w:r w:rsidR="00476108">
        <w:rPr>
          <w:noProof/>
          <w:lang w:val="en-GB"/>
        </w:rPr>
        <w:instrText xml:space="preserve"> </w:instrText>
      </w:r>
      <w:r w:rsidR="00476108">
        <w:rPr>
          <w:rFonts w:hint="eastAsia"/>
          <w:noProof/>
          <w:lang w:val="en-GB"/>
        </w:rPr>
        <w:instrText>REF _Ref73956471 \h</w:instrText>
      </w:r>
      <w:r w:rsidR="00476108">
        <w:rPr>
          <w:noProof/>
          <w:lang w:val="en-GB"/>
        </w:rPr>
        <w:instrText xml:space="preserve"> </w:instrText>
      </w:r>
      <w:r w:rsidR="00476108">
        <w:rPr>
          <w:noProof/>
        </w:rPr>
        <w:fldChar w:fldCharType="separate"/>
      </w:r>
      <w:r w:rsidR="00476108">
        <w:rPr>
          <w:lang w:val="en-GB"/>
        </w:rPr>
        <w:t xml:space="preserve">Figure </w:t>
      </w:r>
      <w:r w:rsidR="00476108">
        <w:rPr>
          <w:noProof/>
          <w:lang w:val="en-GB"/>
        </w:rPr>
        <w:t>9</w:t>
      </w:r>
      <w:r w:rsidR="00476108">
        <w:rPr>
          <w:noProof/>
        </w:rPr>
        <w:fldChar w:fldCharType="end"/>
      </w:r>
      <w:r w:rsidRPr="00476108" w:rsidR="00476108">
        <w:rPr>
          <w:lang w:val="en-GB"/>
        </w:rPr>
        <w:t xml:space="preserve">) to support the critical network </w:t>
      </w:r>
      <w:del w:id="558" w:author="Editor 2" w:date="2021-07-20T07:39:17Z">
        <w:r w:rsidRPr="00476108" w:rsidR="00476108">
          <w:rPr>
            <w:lang w:val="en-GB"/>
          </w:rPr>
          <w:delText>to estimate</w:delText>
        </w:r>
      </w:del>
      <w:ins w:id="55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 estimating</w:t>
        </w:r>
      </w:ins>
      <w:r w:rsidRPr="00476108" w:rsidR="00476108">
        <w:rPr>
          <w:lang w:val="en-GB"/>
        </w:rPr>
        <w:t xml:space="preserve"> the value function of the policy with the change </w:t>
      </w:r>
      <w:del w:id="560" w:author="Editor 2" w:date="2021-07-20T07:39:17Z">
        <w:r w:rsidRPr="00476108" w:rsidR="00476108">
          <w:rPr>
            <w:lang w:val="en-GB"/>
          </w:rPr>
          <w:delText>of</w:delText>
        </w:r>
      </w:del>
      <w:ins w:id="56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476108" w:rsidR="00476108">
        <w:rPr>
          <w:lang w:val="en-GB"/>
        </w:rPr>
        <w:t xml:space="preserve"> the number of agents.</w:t>
      </w:r>
      <w:r w:rsidR="0098065A">
        <w:rPr>
          <w:rFonts w:hint="eastAsia"/>
          <w:noProof/>
          <w:lang w:val="en-GB"/>
        </w:rPr>
        <w:t xml:space="preserve"> </w:t>
      </w:r>
      <w:r w:rsidRPr="0098065A" w:rsidR="0098065A">
        <w:rPr>
          <w:noProof/>
          <w:lang w:val="en-GB"/>
        </w:rPr>
        <w:t>The model replication method is relatively simple, which can not only speed up the training process of the model</w:t>
      </w:r>
      <w:del w:id="562" w:author="Editor 2" w:date="2021-07-20T07:39:17Z">
        <w:r w:rsidRPr="0098065A" w:rsidR="0098065A">
          <w:rPr>
            <w:noProof/>
            <w:lang w:val="en-GB"/>
          </w:rPr>
          <w:delText>,</w:delText>
        </w:r>
      </w:del>
      <w:r w:rsidRPr="0098065A" w:rsidR="0098065A">
        <w:rPr>
          <w:noProof/>
          <w:lang w:val="en-GB"/>
        </w:rPr>
        <w:t xml:space="preserve"> but also theoretically solve the conflict of any number of aircraft, so the dynamic scalability of MACR is also solved.</w:t>
      </w:r>
      <w:del w:id="563" w:author="Editor 2" w:date="2021-07-20T07:39:17Z">
        <w:r w:rsidR="0098065A">
          <w:rPr>
            <w:lang w:val="en-GB"/>
          </w:rPr>
          <w:delText xml:space="preserve"> </w:delText>
        </w:r>
      </w:del>
    </w:p>
    <w:p w:rsidR="00DE5852" w:rsidP="00794DC3" w14:paraId="09CEDDD9" w14:textId="14BCD555">
      <w:pPr>
        <w:keepNext/>
        <w:spacing w:line="240" w:lineRule="auto"/>
        <w:ind w:firstLine="0" w:firstLineChars="0"/>
        <w:jc w:val="center"/>
      </w:pPr>
      <w:r w:rsidRPr="00A24762">
        <w:rPr>
          <w:noProof/>
        </w:rPr>
        <w:drawing>
          <wp:inline distT="0" distB="0" distL="0" distR="0">
            <wp:extent cx="4035557" cy="18695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5932" name=""/>
                    <pic:cNvPicPr/>
                  </pic:nvPicPr>
                  <pic:blipFill>
                    <a:blip xmlns:r="http://schemas.openxmlformats.org/officeDocument/2006/relationships" r:embed="rId254"/>
                    <a:stretch>
                      <a:fillRect/>
                    </a:stretch>
                  </pic:blipFill>
                  <pic:spPr>
                    <a:xfrm>
                      <a:off x="0" y="0"/>
                      <a:ext cx="4135103" cy="1915709"/>
                    </a:xfrm>
                    <a:prstGeom prst="rect">
                      <a:avLst/>
                    </a:prstGeom>
                  </pic:spPr>
                </pic:pic>
              </a:graphicData>
            </a:graphic>
          </wp:inline>
        </w:drawing>
      </w:r>
    </w:p>
    <w:p w:rsidR="00517A89" w:rsidRPr="00794DC3" w:rsidP="009F0AF0" w14:paraId="10996DDA" w14:textId="06FBBFF1">
      <w:pPr>
        <w:pStyle w:val="Figure"/>
        <w:spacing w:after="156"/>
      </w:pPr>
      <w:bookmarkStart w:id="564" w:name="_Ref73956486"/>
      <w:r w:rsidRPr="00794DC3">
        <w:rPr>
          <w:lang w:val="en-GB"/>
        </w:rPr>
        <w:t>Figure</w:t>
      </w:r>
      <w:r w:rsidRPr="00794DC3">
        <w:rPr>
          <w:lang w:val="en-GB"/>
        </w:rPr>
        <w:t xml:space="preserve"> </w:t>
      </w:r>
      <w:r w:rsidRPr="00794DC3">
        <w:fldChar w:fldCharType="begin"/>
      </w:r>
      <w:r w:rsidRPr="00794DC3">
        <w:rPr>
          <w:lang w:val="en-GB"/>
        </w:rPr>
        <w:instrText xml:space="preserve"> </w:instrText>
      </w:r>
      <w:r w:rsidRPr="00794DC3">
        <w:rPr>
          <w:lang w:val="en-GB"/>
        </w:rPr>
        <w:instrText xml:space="preserve">SEQ Figure \* ARABIC </w:instrText>
      </w:r>
      <w:r w:rsidRPr="00794DC3">
        <w:fldChar w:fldCharType="separate"/>
      </w:r>
      <w:r w:rsidR="00803F05">
        <w:rPr>
          <w:lang w:val="en-GB"/>
        </w:rPr>
        <w:t>8</w:t>
      </w:r>
      <w:r w:rsidRPr="00794DC3">
        <w:fldChar w:fldCharType="end"/>
      </w:r>
      <w:bookmarkEnd w:id="564"/>
      <w:r w:rsidRPr="00794DC3">
        <w:rPr>
          <w:lang w:val="en-GB"/>
        </w:rPr>
        <w:t xml:space="preserve">. </w:t>
      </w:r>
      <w:r w:rsidRPr="00794DC3">
        <w:rPr>
          <w:rFonts w:hint="eastAsia"/>
          <w:lang w:val="en-GB"/>
        </w:rPr>
        <w:t>Actor</w:t>
      </w:r>
      <w:del w:id="565" w:author="Editor 2" w:date="2021-07-20T07:39:17Z">
        <w:r w:rsidRPr="00794DC3">
          <w:rPr>
            <w:lang w:val="en-GB"/>
          </w:rPr>
          <w:delText xml:space="preserve"> </w:delText>
        </w:r>
      </w:del>
      <w:del w:id="566" w:author="Editor 2" w:date="2021-07-20T07:39:17Z">
        <w:r w:rsidRPr="00794DC3">
          <w:rPr>
            <w:rFonts w:hint="eastAsia"/>
            <w:lang w:val="en-GB"/>
          </w:rPr>
          <w:delText>Network</w:delText>
        </w:r>
      </w:del>
      <w:del w:id="567" w:author="Editor 2" w:date="2021-07-20T07:39:17Z">
        <w:r w:rsidRPr="00794DC3">
          <w:rPr>
            <w:lang w:val="en-GB"/>
          </w:rPr>
          <w:delText xml:space="preserve"> Architecture</w:delText>
        </w:r>
      </w:del>
      <w:del w:id="568" w:author="Editor 2" w:date="2021-07-20T07:39:17Z">
        <w:r w:rsidRPr="00794DC3" w:rsidR="008818A2">
          <w:rPr>
            <w:rFonts w:hint="eastAsia"/>
            <w:lang w:val="en-GB"/>
          </w:rPr>
          <w:delText>：</w:delText>
        </w:r>
      </w:del>
      <w:del w:id="569" w:author="Editor 2" w:date="2021-07-20T07:39:17Z">
        <w:r w:rsidRPr="00794DC3" w:rsidR="00794DC3">
          <w:rPr>
            <w:lang w:val="en-GB"/>
          </w:rPr>
          <w:delText>Input</w:delText>
        </w:r>
      </w:del>
      <w:ins w:id="570"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network architecture: Input</w:t>
        </w:r>
      </w:ins>
      <w:r w:rsidRPr="00794DC3" w:rsidR="00794DC3">
        <w:rPr>
          <w:lang w:val="en-GB"/>
        </w:rPr>
        <w:t xml:space="preserve"> the state</w:t>
      </w:r>
      <w:r w:rsidRPr="00794DC3" w:rsidR="00794DC3">
        <w:rPr>
          <w:lang w:val="en-GB"/>
        </w:rPr>
        <w:t xml:space="preserve"> </w:t>
      </w:r>
      <w:r>
        <w:rPr>
          <w:position w:val="-10"/>
        </w:rPr>
        <w:object>
          <v:shape id="_x0000_i1148" type="#_x0000_t75" style="width:9.3pt;height:13.7pt" o:oleicon="f" o:ole="">
            <v:imagedata r:id="rId255" o:title=""/>
          </v:shape>
          <o:OLEObject Type="Embed" ProgID="Equation.DSMT4" ShapeID="_x0000_i1148" DrawAspect="Content" ObjectID="_1687666095" r:id="rId256"/>
        </w:object>
      </w:r>
      <w:r w:rsidRPr="00794DC3" w:rsidR="00794DC3">
        <w:rPr>
          <w:lang w:val="en-GB"/>
        </w:rPr>
        <w:t xml:space="preserve"> of aircraft</w:t>
      </w:r>
      <w:r w:rsidRPr="00794DC3" w:rsidR="00794DC3">
        <w:rPr>
          <w:lang w:val="en-GB"/>
        </w:rPr>
        <w:t xml:space="preserve"> </w:t>
      </w:r>
      <w:r>
        <w:rPr>
          <w:position w:val="-6"/>
        </w:rPr>
        <w:object>
          <v:shape id="_x0000_i1149" type="#_x0000_t75" style="width:5.75pt;height:11.05pt" o:oleicon="f" o:ole="">
            <v:imagedata r:id="rId257" o:title=""/>
          </v:shape>
          <o:OLEObject Type="Embed" ProgID="Equation.DSMT4" ShapeID="_x0000_i1149" DrawAspect="Content" ObjectID="_1687666096" r:id="rId258"/>
        </w:object>
      </w:r>
      <w:r w:rsidRPr="00794DC3" w:rsidR="00794DC3">
        <w:rPr>
          <w:lang w:val="en-GB"/>
        </w:rPr>
        <w:t xml:space="preserve"> and output the action</w:t>
      </w:r>
      <w:r w:rsidRPr="00794DC3" w:rsidR="00794DC3">
        <w:rPr>
          <w:lang w:val="en-GB"/>
        </w:rPr>
        <w:t xml:space="preserve"> </w:t>
      </w:r>
      <w:r>
        <w:rPr>
          <w:position w:val="-10"/>
        </w:rPr>
        <w:object>
          <v:shape id="_x0000_i1150" type="#_x0000_t75" style="width:9.7pt;height:13.7pt" o:oleicon="f" o:ole="">
            <v:imagedata r:id="rId259" o:title=""/>
          </v:shape>
          <o:OLEObject Type="Embed" ProgID="Equation.DSMT4" ShapeID="_x0000_i1150" DrawAspect="Content" ObjectID="_1687666097" r:id="rId260"/>
        </w:object>
      </w:r>
      <w:r w:rsidRPr="00794DC3">
        <w:rPr>
          <w:rFonts w:hint="eastAsia"/>
          <w:lang w:val="en-GB"/>
        </w:rPr>
        <w:t>.</w:t>
      </w:r>
    </w:p>
    <w:p w:rsidR="00F54D6A" w:rsidP="001C3665" w14:paraId="2DDCD447" w14:textId="419286CD">
      <w:pPr>
        <w:keepNext/>
        <w:spacing w:line="240" w:lineRule="auto"/>
        <w:ind w:firstLine="0" w:firstLineChars="0"/>
        <w:jc w:val="center"/>
      </w:pPr>
      <w:r w:rsidRPr="00DD02DB">
        <w:rPr>
          <w:noProof/>
        </w:rPr>
        <w:drawing>
          <wp:inline distT="0" distB="0" distL="0" distR="0">
            <wp:extent cx="4101349" cy="21415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39842" name=""/>
                    <pic:cNvPicPr/>
                  </pic:nvPicPr>
                  <pic:blipFill>
                    <a:blip xmlns:r="http://schemas.openxmlformats.org/officeDocument/2006/relationships" r:embed="rId261"/>
                    <a:stretch>
                      <a:fillRect/>
                    </a:stretch>
                  </pic:blipFill>
                  <pic:spPr>
                    <a:xfrm>
                      <a:off x="0" y="0"/>
                      <a:ext cx="4114309" cy="2148298"/>
                    </a:xfrm>
                    <a:prstGeom prst="rect">
                      <a:avLst/>
                    </a:prstGeom>
                  </pic:spPr>
                </pic:pic>
              </a:graphicData>
            </a:graphic>
          </wp:inline>
        </w:drawing>
      </w:r>
    </w:p>
    <w:p w:rsidR="002A503D" w:rsidP="00803F05" w14:paraId="074ED561" w14:textId="15C79DA8">
      <w:pPr>
        <w:keepNext/>
        <w:spacing w:line="240" w:lineRule="auto"/>
        <w:ind w:firstLine="0" w:firstLineChars="0"/>
        <w:jc w:val="center"/>
      </w:pPr>
      <w:r w:rsidRPr="00C317AE">
        <w:rPr>
          <w:noProof/>
        </w:rPr>
        <w:drawing>
          <wp:inline distT="0" distB="0" distL="0" distR="0">
            <wp:extent cx="3351132" cy="1774412"/>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34642" name=""/>
                    <pic:cNvPicPr/>
                  </pic:nvPicPr>
                  <pic:blipFill>
                    <a:blip xmlns:r="http://schemas.openxmlformats.org/officeDocument/2006/relationships" r:embed="rId262"/>
                    <a:stretch>
                      <a:fillRect/>
                    </a:stretch>
                  </pic:blipFill>
                  <pic:spPr>
                    <a:xfrm>
                      <a:off x="0" y="0"/>
                      <a:ext cx="3437151" cy="1819959"/>
                    </a:xfrm>
                    <a:prstGeom prst="rect">
                      <a:avLst/>
                    </a:prstGeom>
                  </pic:spPr>
                </pic:pic>
              </a:graphicData>
            </a:graphic>
          </wp:inline>
        </w:drawing>
      </w:r>
    </w:p>
    <w:p w:rsidR="00517A89" w:rsidRPr="00142F8D" w:rsidP="00142F8D" w14:paraId="3BD9FB44" w14:textId="74768681">
      <w:pPr>
        <w:pStyle w:val="Figure"/>
        <w:spacing w:after="156"/>
      </w:pPr>
      <w:bookmarkStart w:id="571" w:name="_Ref73956471"/>
      <w:r w:rsidRPr="00142F8D">
        <w:rPr>
          <w:lang w:val="en-GB"/>
        </w:rPr>
        <w:t>Figure</w:t>
      </w:r>
      <w:r w:rsidRPr="00142F8D">
        <w:rPr>
          <w:lang w:val="en-GB"/>
        </w:rPr>
        <w:t xml:space="preserve"> </w:t>
      </w:r>
      <w:r w:rsidRPr="00142F8D">
        <w:fldChar w:fldCharType="begin"/>
      </w:r>
      <w:r w:rsidRPr="00142F8D">
        <w:rPr>
          <w:lang w:val="en-GB"/>
        </w:rPr>
        <w:instrText xml:space="preserve"> </w:instrText>
      </w:r>
      <w:r w:rsidRPr="00142F8D">
        <w:rPr>
          <w:lang w:val="en-GB"/>
        </w:rPr>
        <w:instrText xml:space="preserve">SEQ Figure \* ARABIC </w:instrText>
      </w:r>
      <w:r w:rsidRPr="00142F8D">
        <w:fldChar w:fldCharType="separate"/>
      </w:r>
      <w:r w:rsidRPr="00142F8D" w:rsidR="00803F05">
        <w:rPr>
          <w:lang w:val="en-GB"/>
        </w:rPr>
        <w:t>9</w:t>
      </w:r>
      <w:r w:rsidRPr="00142F8D">
        <w:fldChar w:fldCharType="end"/>
      </w:r>
      <w:bookmarkEnd w:id="571"/>
      <w:r w:rsidRPr="00142F8D">
        <w:rPr>
          <w:lang w:val="en-GB"/>
        </w:rPr>
        <w:t>. Critic Network Architecture</w:t>
      </w:r>
      <w:r w:rsidRPr="00142F8D" w:rsidR="001C2196">
        <w:rPr>
          <w:rFonts w:hint="eastAsia"/>
          <w:lang w:val="en-GB"/>
        </w:rPr>
        <w:t>:</w:t>
      </w:r>
      <w:r w:rsidRPr="00142F8D" w:rsidR="00803F05">
        <w:rPr>
          <w:lang w:val="en-GB"/>
        </w:rPr>
        <w:t xml:space="preserve"> Bidirectional Recurrent Neural Network, Full Connected Layers and the output is the estimated value</w:t>
      </w:r>
      <w:r w:rsidRPr="00142F8D" w:rsidR="00803F05">
        <w:rPr>
          <w:lang w:val="en-GB"/>
        </w:rPr>
        <w:t xml:space="preserve"> </w:t>
      </w:r>
      <w:r>
        <w:rPr>
          <w:position w:val="-6"/>
        </w:rPr>
        <w:object>
          <v:shape id="_x0000_i1151" type="#_x0000_t75" style="width:7.95pt;height:9.7pt" o:oleicon="f" o:ole="">
            <v:imagedata r:id="rId263" o:title=""/>
          </v:shape>
          <o:OLEObject Type="Embed" ProgID="Equation.DSMT4" ShapeID="_x0000_i1151" DrawAspect="Content" ObjectID="_1687666098" r:id="rId264"/>
        </w:object>
      </w:r>
      <w:r w:rsidRPr="00142F8D">
        <w:rPr>
          <w:lang w:val="en-GB"/>
        </w:rPr>
        <w:t xml:space="preserve"> to state-action map of actor network.</w:t>
      </w:r>
    </w:p>
    <w:p w:rsidR="00BF1C52" w:rsidP="00BF1C52" w14:paraId="396E2C34" w14:textId="6FC94A8E">
      <w:pPr>
        <w:ind w:firstLine="360"/>
      </w:pPr>
      <w:del w:id="572" w:author="Editor 2" w:date="2021-07-20T07:39:17Z">
        <w:r>
          <w:rPr>
            <w:lang w:val="en-GB"/>
          </w:rPr>
          <w:delText xml:space="preserve">It is worth mentioning that although </w:delText>
        </w:r>
      </w:del>
      <w:ins w:id="57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Although </w:t>
        </w:r>
      </w:ins>
      <w:r>
        <w:rPr>
          <w:lang w:val="en-GB"/>
        </w:rPr>
        <w:t>the "model replication" method can better solve the problem of aircraft quantity change, the performance and stability of the extrication model may be reduced</w:t>
      </w:r>
      <w:del w:id="574" w:author="Editor 2" w:date="2021-07-20T07:39:17Z">
        <w:r>
          <w:rPr>
            <w:lang w:val="en-GB"/>
          </w:rPr>
          <w:delText xml:space="preserve"> because of this:</w:delText>
        </w:r>
      </w:del>
      <w:del w:id="575" w:author="Editor 2" w:date="2021-07-20T07:39:17Z">
        <w:r>
          <w:rPr>
            <w:rFonts w:hint="eastAsia"/>
            <w:lang w:val="en-GB"/>
          </w:rPr>
          <w:delText xml:space="preserve"> </w:delText>
        </w:r>
      </w:del>
      <w:ins w:id="57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w:t>
        </w:r>
      </w:ins>
      <w:r>
        <w:rPr>
          <w:lang w:val="en-GB"/>
        </w:rPr>
        <w:t>First, from the perspective of</w:t>
      </w:r>
      <w:del w:id="577" w:author="Editor 2" w:date="2021-07-20T07:39:17Z">
        <w:r>
          <w:rPr>
            <w:lang w:val="en-GB"/>
          </w:rPr>
          <w:delText xml:space="preserve"> multi-agent</w:delText>
        </w:r>
      </w:del>
      <w:ins w:id="57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multiple agents</w:t>
        </w:r>
      </w:ins>
      <w:r>
        <w:rPr>
          <w:lang w:val="en-GB"/>
        </w:rPr>
        <w:t>, the essence of model replication is to integrate the policies originally belonging to multiple agents into a common policy. Because different policies may be used by conflicting aircraft during multi</w:t>
      </w:r>
      <w:del w:id="579" w:author="Editor 2" w:date="2021-07-20T07:39:17Z">
        <w:r>
          <w:rPr>
            <w:lang w:val="en-GB"/>
          </w:rPr>
          <w:delText xml:space="preserve"> </w:delText>
        </w:r>
      </w:del>
      <w:ins w:id="58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aircraft conflict resolution, the critical network of each agent will guide its own actor network to update its policies according to the overall observation and the estimation policies of other agents</w:t>
      </w:r>
      <w:del w:id="581" w:author="Editor 2" w:date="2021-07-20T07:39:17Z">
        <w:r>
          <w:rPr>
            <w:lang w:val="en-GB"/>
          </w:rPr>
          <w:delText>, when</w:delText>
        </w:r>
      </w:del>
      <w:ins w:id="58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When</w:t>
        </w:r>
      </w:ins>
      <w:r>
        <w:rPr>
          <w:lang w:val="en-GB"/>
        </w:rPr>
        <w:t xml:space="preserve"> all agents share a critical network, the updating direction of each agent may be inconsistent, which leads to </w:t>
      </w:r>
      <w:del w:id="583" w:author="Editor 2" w:date="2021-07-20T07:39:17Z">
        <w:r>
          <w:rPr>
            <w:lang w:val="en-GB"/>
          </w:rPr>
          <w:delText xml:space="preserve">the </w:delText>
        </w:r>
      </w:del>
      <w:r>
        <w:rPr>
          <w:lang w:val="en-GB"/>
        </w:rPr>
        <w:t xml:space="preserve">model updating in a worse direction. Second, from the perspective of the number of conflicting aircraft, the policies of </w:t>
      </w:r>
      <w:del w:id="584" w:author="Editor 2" w:date="2021-07-20T07:39:17Z">
        <w:r>
          <w:rPr>
            <w:lang w:val="en-GB"/>
          </w:rPr>
          <w:delText>multi</w:delText>
        </w:r>
      </w:del>
      <w:ins w:id="58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multiple</w:t>
        </w:r>
      </w:ins>
      <w:r>
        <w:rPr>
          <w:lang w:val="en-GB"/>
        </w:rPr>
        <w:t xml:space="preserve"> aircraft conflicts</w:t>
      </w:r>
      <w:ins w:id="5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such as three aircraft, four aircraft and five aircraft</w:t>
      </w:r>
      <w:ins w:id="58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are also different and not universal. For example, the policies of resolving three aircraft conflicts may not be fully applicable to conflicts with more aircraft. In short, the "model replication" method reduces the training parameters of the model and makes the model more "versatile", but the cost is more tortuous,</w:t>
      </w:r>
      <w:ins w:id="5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with</w:t>
        </w:r>
      </w:ins>
      <w:r>
        <w:rPr>
          <w:lang w:val="en-GB"/>
        </w:rPr>
        <w:t xml:space="preserve"> </w:t>
      </w:r>
      <w:ins w:id="58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a </w:t>
        </w:r>
      </w:ins>
      <w:r>
        <w:rPr>
          <w:lang w:val="en-GB"/>
        </w:rPr>
        <w:t>bumpy training process and unstable performance.</w:t>
      </w:r>
    </w:p>
    <w:p w:rsidR="00BF1C52" w:rsidP="00BF1C52" w14:paraId="13B24783" w14:textId="7E67341E">
      <w:pPr>
        <w:ind w:firstLine="360"/>
      </w:pPr>
      <w:r w:rsidRPr="009954C2">
        <w:rPr>
          <w:lang w:val="en-GB"/>
        </w:rPr>
        <w:t xml:space="preserve">In view of the above limitations, this paper uses the "meta learning" framework to transform the model. Meta learning </w:t>
      </w:r>
      <w:del w:id="590" w:author="Editor 2" w:date="2021-07-20T07:39:17Z">
        <w:r w:rsidRPr="009954C2">
          <w:rPr>
            <w:lang w:val="en-GB"/>
          </w:rPr>
          <w:delText>is</w:delText>
        </w:r>
      </w:del>
      <w:ins w:id="59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has been</w:t>
        </w:r>
      </w:ins>
      <w:r w:rsidRPr="009954C2">
        <w:rPr>
          <w:lang w:val="en-GB"/>
        </w:rPr>
        <w:t xml:space="preserve"> proposed to solve the problem of </w:t>
      </w:r>
      <w:del w:id="592" w:author="Editor 2" w:date="2021-07-20T07:39:17Z">
        <w:r w:rsidRPr="009954C2">
          <w:rPr>
            <w:lang w:val="en-GB"/>
          </w:rPr>
          <w:delText xml:space="preserve">multi task </w:delText>
        </w:r>
      </w:del>
      <w:ins w:id="59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multitask </w:t>
        </w:r>
      </w:ins>
      <w:r w:rsidRPr="009954C2">
        <w:rPr>
          <w:lang w:val="en-GB"/>
        </w:rPr>
        <w:t xml:space="preserve">generalization </w:t>
      </w:r>
      <w:r>
        <w:fldChar w:fldCharType="begin" w:fldLock="1"/>
      </w:r>
      <w:r>
        <w:rPr>
          <w:lang w:val="en-GB"/>
        </w:rPr>
        <w:instrText>ADDIN CSL_CITATION {"citationItems":[{"id":"ITEM-1","itemData":{"author":[{"dropping-particle":"","family":"Nichol","given":"Alex","non-dropping-particle":"","parse-names":false,"suffix":""},{"dropping-particle":"","family":"Achiam","given":"Joshua","non-dropping-particle":"","parse-names":false,"suffix":""},{"dropping-particle":"","family":"Schulman","given":"John","non-dropping-particle":"","parse-names":false,"suffix":""}],"container-title":"CoRR","id":"ITEM-1","issued":{"date-parts":[["2018"]]},"title":"On First-Order Meta-Learning Algorithms","type":"article-journal","volume":"abs/1803.0"},"uris":["http://www.mendeley.com/documents/?uuid=48d9d8a0-c7c3-4789-b053-52a7ee14bf0c"]}],"mendeley":{"formattedCitation":"[55]","plainTextFormattedCitation":"[55]","previouslyFormattedCitation":"[55]"},"properties":{"noteIndex":0},"schema":"https://github.com/citation-style-language/schema/raw/master/csl-citation.json"}</w:instrText>
      </w:r>
      <w:r>
        <w:fldChar w:fldCharType="separate"/>
      </w:r>
      <w:r w:rsidRPr="0034756D">
        <w:rPr>
          <w:noProof/>
          <w:lang w:val="en-GB"/>
        </w:rPr>
        <w:t>[55]</w:t>
      </w:r>
      <w:r>
        <w:fldChar w:fldCharType="end"/>
      </w:r>
      <w:r>
        <w:rPr>
          <w:lang w:val="en-GB"/>
        </w:rPr>
        <w:t xml:space="preserve">. It regards the conflict resolution of different </w:t>
      </w:r>
      <w:del w:id="594" w:author="Editor 2" w:date="2021-07-20T07:39:17Z">
        <w:r>
          <w:rPr>
            <w:lang w:val="en-GB"/>
          </w:rPr>
          <w:delText>number</w:delText>
        </w:r>
      </w:del>
      <w:ins w:id="59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w:t>
        </w:r>
      </w:ins>
      <w:r>
        <w:rPr>
          <w:lang w:val="en-GB"/>
        </w:rPr>
        <w:t xml:space="preserve"> of conflict aircraft as different tasks to reduce the loss of policy integration for different tasks. It also reduces the complexity of training, reduces the "detour" of the model, and restores or even improves the overall performance reduced by the model replication mechanism. </w:t>
      </w:r>
      <w:r>
        <w:fldChar w:fldCharType="begin"/>
      </w:r>
      <w:r>
        <w:rPr>
          <w:lang w:val="en-GB"/>
        </w:rPr>
        <w:instrText xml:space="preserve"> </w:instrText>
      </w:r>
      <w:r>
        <w:rPr>
          <w:rFonts w:hint="eastAsia"/>
          <w:lang w:val="en-GB"/>
        </w:rPr>
        <w:instrText>REF _Ref73698995 \h</w:instrText>
      </w:r>
      <w:r>
        <w:rPr>
          <w:lang w:val="en-GB"/>
        </w:rPr>
        <w:instrText xml:space="preserve"> </w:instrText>
      </w:r>
      <w:r>
        <w:fldChar w:fldCharType="separate"/>
      </w:r>
      <w:r>
        <w:rPr>
          <w:lang w:val="en-GB"/>
        </w:rPr>
        <w:t xml:space="preserve">Figure </w:t>
      </w:r>
      <w:r>
        <w:rPr>
          <w:noProof/>
          <w:lang w:val="en-GB"/>
        </w:rPr>
        <w:t>10</w:t>
      </w:r>
      <w:r>
        <w:fldChar w:fldCharType="end"/>
      </w:r>
      <w:r>
        <w:rPr>
          <w:lang w:val="en-GB"/>
        </w:rPr>
        <w:t xml:space="preserve"> is a </w:t>
      </w:r>
      <w:del w:id="596" w:author="Editor 2" w:date="2021-07-20T07:39:17Z">
        <w:r>
          <w:rPr>
            <w:lang w:val="en-GB"/>
          </w:rPr>
          <w:delText>pseudo code of</w:delText>
        </w:r>
      </w:del>
      <w:ins w:id="59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pseudocode of the</w:t>
        </w:r>
      </w:ins>
      <w:r>
        <w:rPr>
          <w:lang w:val="en-GB"/>
        </w:rPr>
        <w:t xml:space="preserve"> MADDPG algorithm based on meta learning.</w:t>
      </w:r>
    </w:p>
    <w:p w:rsidR="00E5400A" w:rsidP="00BC74E9" w14:paraId="33276A5D" w14:textId="7B135506">
      <w:pPr>
        <w:keepNext/>
        <w:spacing w:line="240" w:lineRule="auto"/>
        <w:ind w:firstLine="0" w:firstLineChars="0"/>
        <w:jc w:val="center"/>
      </w:pPr>
      <w:r w:rsidRPr="00D8495B">
        <w:rPr>
          <w:noProof/>
        </w:rPr>
        <w:drawing>
          <wp:inline distT="0" distB="0" distL="0" distR="0">
            <wp:extent cx="4146431" cy="587034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65252" name=""/>
                    <pic:cNvPicPr/>
                  </pic:nvPicPr>
                  <pic:blipFill>
                    <a:blip xmlns:r="http://schemas.openxmlformats.org/officeDocument/2006/relationships" r:embed="rId265"/>
                    <a:stretch>
                      <a:fillRect/>
                    </a:stretch>
                  </pic:blipFill>
                  <pic:spPr>
                    <a:xfrm>
                      <a:off x="0" y="0"/>
                      <a:ext cx="4172335" cy="5907015"/>
                    </a:xfrm>
                    <a:prstGeom prst="rect">
                      <a:avLst/>
                    </a:prstGeom>
                  </pic:spPr>
                </pic:pic>
              </a:graphicData>
            </a:graphic>
          </wp:inline>
        </w:drawing>
      </w:r>
    </w:p>
    <w:p w:rsidR="00E5400A" w:rsidRPr="00BC74E9" w:rsidP="00BC74E9" w14:paraId="0A282EA1" w14:textId="1999CB35">
      <w:pPr>
        <w:pStyle w:val="Figure"/>
        <w:spacing w:after="156"/>
      </w:pPr>
      <w:bookmarkStart w:id="598" w:name="_Ref73698995"/>
      <w:r w:rsidRPr="00BC74E9">
        <w:rPr>
          <w:lang w:val="en-GB"/>
        </w:rPr>
        <w:t>Figure</w:t>
      </w:r>
      <w:r w:rsidRPr="00BC74E9">
        <w:rPr>
          <w:lang w:val="en-GB"/>
        </w:rPr>
        <w:t xml:space="preserve"> </w:t>
      </w:r>
      <w:r w:rsidRPr="00BC74E9">
        <w:fldChar w:fldCharType="begin"/>
      </w:r>
      <w:r w:rsidRPr="00BC74E9">
        <w:rPr>
          <w:lang w:val="en-GB"/>
        </w:rPr>
        <w:instrText xml:space="preserve"> </w:instrText>
      </w:r>
      <w:r w:rsidRPr="00BC74E9">
        <w:rPr>
          <w:lang w:val="en-GB"/>
        </w:rPr>
        <w:instrText xml:space="preserve">SEQ Figure \* ARABIC </w:instrText>
      </w:r>
      <w:r w:rsidRPr="00BC74E9">
        <w:fldChar w:fldCharType="separate"/>
      </w:r>
      <w:r w:rsidRPr="00BC74E9" w:rsidR="00BC74E9">
        <w:rPr>
          <w:lang w:val="en-GB"/>
        </w:rPr>
        <w:t>10</w:t>
      </w:r>
      <w:r w:rsidRPr="00BC74E9">
        <w:fldChar w:fldCharType="end"/>
      </w:r>
      <w:bookmarkEnd w:id="598"/>
      <w:r w:rsidRPr="00BC74E9" w:rsidR="00BC74E9">
        <w:rPr>
          <w:lang w:val="en-GB"/>
        </w:rPr>
        <w:t xml:space="preserve">. </w:t>
      </w:r>
      <w:del w:id="599" w:author="Editor 2" w:date="2021-07-20T07:39:17Z">
        <w:r w:rsidRPr="00BC74E9" w:rsidR="00BC74E9">
          <w:rPr>
            <w:lang w:val="en-GB"/>
          </w:rPr>
          <w:delText>Pseudo code of</w:delText>
        </w:r>
      </w:del>
      <w:ins w:id="600"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Pseudocode of the</w:t>
        </w:r>
      </w:ins>
      <w:r w:rsidRPr="00BC74E9" w:rsidR="00BC74E9">
        <w:rPr>
          <w:lang w:val="en-GB"/>
        </w:rPr>
        <w:t xml:space="preserve"> dynamically extensible MADDPG algorithm based on meta learning.</w:t>
      </w:r>
    </w:p>
    <w:p w:rsidR="005F2A5D" w:rsidRPr="00991436" w:rsidP="00A33729" w14:paraId="2B79E59B" w14:textId="416CB43C">
      <w:pPr>
        <w:pStyle w:val="Heading2"/>
      </w:pPr>
      <w:r w:rsidRPr="00991436">
        <w:rPr>
          <w:lang w:val="en-GB"/>
        </w:rPr>
        <w:t>Model Training</w:t>
      </w:r>
    </w:p>
    <w:p w:rsidR="007B7DAE" w:rsidRPr="007B7DAE" w:rsidP="00C46FC6" w14:paraId="731C96CE" w14:textId="1510844E">
      <w:pPr>
        <w:pStyle w:val="Heading3"/>
      </w:pPr>
      <w:r>
        <w:rPr>
          <w:lang w:val="en-GB"/>
        </w:rPr>
        <w:t xml:space="preserve">Training </w:t>
      </w:r>
      <w:r>
        <w:rPr>
          <w:rFonts w:hint="eastAsia"/>
          <w:lang w:val="en-GB"/>
        </w:rPr>
        <w:t>E</w:t>
      </w:r>
      <w:r w:rsidRPr="007B7DAE">
        <w:rPr>
          <w:lang w:val="en-GB"/>
        </w:rPr>
        <w:t>nvironment Design</w:t>
      </w:r>
    </w:p>
    <w:p w:rsidR="007237AB" w:rsidRPr="00DB6F6B" w:rsidP="00D275C3" w14:paraId="632D24E1" w14:textId="5C316B34">
      <w:pPr>
        <w:ind w:firstLine="361"/>
      </w:pPr>
      <w:r>
        <w:rPr>
          <w:rFonts w:hint="eastAsia"/>
          <w:b/>
          <w:lang w:val="en-GB"/>
        </w:rPr>
        <w:t>B</w:t>
      </w:r>
      <w:r w:rsidR="009173E8">
        <w:rPr>
          <w:b/>
          <w:lang w:val="en-GB"/>
        </w:rPr>
        <w:t xml:space="preserve">asic Database: </w:t>
      </w:r>
      <w:del w:id="601" w:author="Editor 2" w:date="2021-07-20T07:39:17Z">
        <w:r w:rsidRPr="009173E8" w:rsidR="009173E8">
          <w:rPr>
            <w:lang w:val="en-GB"/>
          </w:rPr>
          <w:delText>Basic</w:delText>
        </w:r>
      </w:del>
      <w:ins w:id="60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 basic</w:t>
        </w:r>
      </w:ins>
      <w:r w:rsidRPr="009173E8" w:rsidR="009173E8">
        <w:rPr>
          <w:lang w:val="en-GB"/>
        </w:rPr>
        <w:t xml:space="preserve"> database</w:t>
      </w:r>
      <w:r w:rsidR="005E66E0">
        <w:rPr>
          <w:b/>
          <w:lang w:val="en-GB"/>
        </w:rPr>
        <w:t xml:space="preserve"> </w:t>
      </w:r>
      <w:r w:rsidRPr="005E66E0">
        <w:rPr>
          <w:lang w:val="en-GB"/>
        </w:rPr>
        <w:t xml:space="preserve">is used to store </w:t>
      </w:r>
      <w:r w:rsidRPr="005E66E0" w:rsidR="005E66E0">
        <w:rPr>
          <w:rFonts w:hint="eastAsia"/>
          <w:lang w:val="en-GB"/>
        </w:rPr>
        <w:t>the</w:t>
      </w:r>
      <w:r w:rsidRPr="005E66E0" w:rsidR="005E66E0">
        <w:rPr>
          <w:lang w:val="en-GB"/>
        </w:rPr>
        <w:t xml:space="preserve"> data needed for simulation operation</w:t>
      </w:r>
      <w:ins w:id="6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5E66E0" w:rsidR="005E66E0">
        <w:rPr>
          <w:lang w:val="en-GB"/>
        </w:rPr>
        <w:t xml:space="preserve"> including navigation </w:t>
      </w:r>
      <w:del w:id="604" w:author="Editor 2" w:date="2021-07-20T07:39:17Z">
        <w:r w:rsidRPr="005E66E0" w:rsidR="005E66E0">
          <w:rPr>
            <w:lang w:val="en-GB"/>
          </w:rPr>
          <w:delText>database</w:delText>
        </w:r>
      </w:del>
      <w:ins w:id="60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databases</w:t>
        </w:r>
      </w:ins>
      <w:r w:rsidRPr="005E66E0" w:rsidR="005E66E0">
        <w:rPr>
          <w:lang w:val="en-GB"/>
        </w:rPr>
        <w:t xml:space="preserve"> and aircraft performance </w:t>
      </w:r>
      <w:del w:id="606" w:author="Editor 2" w:date="2021-07-20T07:39:17Z">
        <w:r w:rsidRPr="005E66E0" w:rsidR="005E66E0">
          <w:rPr>
            <w:lang w:val="en-GB"/>
          </w:rPr>
          <w:delText>database</w:delText>
        </w:r>
      </w:del>
      <w:ins w:id="60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databases</w:t>
        </w:r>
      </w:ins>
      <w:r w:rsidRPr="005E66E0" w:rsidR="005E66E0">
        <w:rPr>
          <w:lang w:val="en-GB"/>
        </w:rPr>
        <w:t>.</w:t>
      </w:r>
      <w:r w:rsidR="005E66E0">
        <w:rPr>
          <w:rFonts w:hint="eastAsia"/>
          <w:lang w:val="en-GB"/>
        </w:rPr>
        <w:t xml:space="preserve"> </w:t>
      </w:r>
      <w:r w:rsidRPr="005E66E0" w:rsidR="005E66E0">
        <w:rPr>
          <w:lang w:val="en-GB"/>
        </w:rPr>
        <w:t xml:space="preserve">Through the processing of the National Aeronautical Information Publication (NAIP) data in 2018 applied from the airspace </w:t>
      </w:r>
      <w:ins w:id="608" w:author="Editor" w:date="2021-07-20T07:39:33Z">
        <w:r w:rsidRPr="005E66E0" w:rsidR="005E66E0">
          <w:rPr>
            <w:lang w:val="en-GB"/>
          </w:rPr>
          <w:t xml:space="preserve">centre </w:t>
        </w:r>
      </w:ins>
      <w:del w:id="609" w:author="Editor" w:date="2021-07-20T07:39:33Z">
        <w:r w:rsidRPr="005E66E0" w:rsidR="005E66E0">
          <w:rPr>
            <w:lang w:val="en-GB"/>
          </w:rPr>
          <w:delText xml:space="preserve">center </w:delText>
        </w:r>
      </w:del>
      <w:r w:rsidRPr="005E66E0" w:rsidR="005E66E0">
        <w:rPr>
          <w:lang w:val="en-GB"/>
        </w:rPr>
        <w:t xml:space="preserve">of Civil Aviation Administration of China, the longitude and latitude are converted into decimal form in the unit of degree, </w:t>
      </w:r>
      <w:del w:id="610" w:author="Editor 2" w:date="2021-07-20T07:39:17Z">
        <w:r w:rsidRPr="005E66E0" w:rsidR="005E66E0">
          <w:rPr>
            <w:lang w:val="en-GB"/>
          </w:rPr>
          <w:delText xml:space="preserve">and </w:delText>
        </w:r>
      </w:del>
      <w:r w:rsidRPr="005E66E0" w:rsidR="005E66E0">
        <w:rPr>
          <w:lang w:val="en-GB"/>
        </w:rPr>
        <w:t>the probe code is used as the unique name of the navigation station and waypoint, and the sector boundary is fitted to form a closed polygon</w:t>
      </w:r>
      <w:r w:rsidR="005E66E0">
        <w:rPr>
          <w:rFonts w:hint="eastAsia"/>
          <w:lang w:val="en-GB"/>
        </w:rPr>
        <w:t>.</w:t>
      </w:r>
      <w:r w:rsidRPr="00DB6F6B" w:rsidR="005E66E0">
        <w:rPr>
          <w:lang w:val="en-GB"/>
        </w:rPr>
        <w:t xml:space="preserve"> By </w:t>
      </w:r>
      <w:ins w:id="611" w:author="Editor" w:date="2021-07-20T07:39:33Z">
        <w:r w:rsidRPr="00DB6F6B" w:rsidR="005E66E0">
          <w:rPr>
            <w:lang w:val="en-GB"/>
          </w:rPr>
          <w:t>analysing</w:t>
        </w:r>
      </w:ins>
      <w:del w:id="612" w:author="Editor" w:date="2021-07-20T07:39:33Z">
        <w:r w:rsidRPr="00DB6F6B" w:rsidR="005E66E0">
          <w:rPr>
            <w:lang w:val="en-GB"/>
          </w:rPr>
          <w:delText>analyzing</w:delText>
        </w:r>
      </w:del>
      <w:r w:rsidRPr="00DB6F6B" w:rsidR="005E66E0">
        <w:rPr>
          <w:lang w:val="en-GB"/>
        </w:rPr>
        <w:t xml:space="preserve"> and processing the Operation Performance File (OPF) of BADA applied from Eurocontrol, </w:t>
      </w:r>
      <w:del w:id="613" w:author="Editor 2" w:date="2021-07-20T07:39:17Z">
        <w:r w:rsidRPr="00DB6F6B" w:rsidR="005E66E0">
          <w:rPr>
            <w:lang w:val="en-GB"/>
          </w:rPr>
          <w:delText>the</w:delText>
        </w:r>
      </w:del>
      <w:ins w:id="61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w:t>
        </w:r>
      </w:ins>
      <w:r w:rsidRPr="00DB6F6B" w:rsidR="005E66E0">
        <w:rPr>
          <w:lang w:val="en-GB"/>
        </w:rPr>
        <w:t xml:space="preserve"> database containing more than 200 </w:t>
      </w:r>
      <w:del w:id="615" w:author="Editor 2" w:date="2021-07-20T07:39:17Z">
        <w:r w:rsidRPr="00DB6F6B" w:rsidR="005E66E0">
          <w:rPr>
            <w:lang w:val="en-GB"/>
          </w:rPr>
          <w:delText>type</w:delText>
        </w:r>
      </w:del>
      <w:ins w:id="61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types</w:t>
        </w:r>
      </w:ins>
      <w:r w:rsidRPr="00DB6F6B" w:rsidR="005E66E0">
        <w:rPr>
          <w:lang w:val="en-GB"/>
        </w:rPr>
        <w:t xml:space="preserve"> of aircraft performance data is obtained.</w:t>
      </w:r>
    </w:p>
    <w:p w:rsidR="009173E8" w:rsidP="009173E8" w14:paraId="6E938084" w14:textId="64CB4DA1">
      <w:pPr>
        <w:ind w:firstLine="361"/>
      </w:pPr>
      <w:r>
        <w:rPr>
          <w:b/>
          <w:lang w:val="en-GB"/>
        </w:rPr>
        <w:t xml:space="preserve">Hardware: </w:t>
      </w:r>
      <w:r>
        <w:rPr>
          <w:rFonts w:hint="eastAsia"/>
          <w:lang w:val="en-GB"/>
        </w:rPr>
        <w:t>H</w:t>
      </w:r>
      <w:r>
        <w:rPr>
          <w:lang w:val="en-GB"/>
        </w:rPr>
        <w:t xml:space="preserve">P </w:t>
      </w:r>
      <w:r>
        <w:rPr>
          <w:rFonts w:hint="eastAsia"/>
          <w:lang w:val="en-GB"/>
        </w:rPr>
        <w:t xml:space="preserve">Z840 </w:t>
      </w:r>
      <w:r>
        <w:rPr>
          <w:lang w:val="en-GB"/>
        </w:rPr>
        <w:t>Workstation</w:t>
      </w:r>
      <w:r>
        <w:rPr>
          <w:rFonts w:hint="eastAsia"/>
          <w:lang w:val="en-GB"/>
        </w:rPr>
        <w:t>,</w:t>
      </w:r>
      <w:r>
        <w:rPr>
          <w:lang w:val="en-GB"/>
        </w:rPr>
        <w:t xml:space="preserve"> </w:t>
      </w:r>
      <w:r>
        <w:rPr>
          <w:rFonts w:hint="eastAsia"/>
          <w:lang w:val="en-GB"/>
        </w:rPr>
        <w:t>Intel Xeon(R) CPU E5-2630 v3 @ 2.</w:t>
      </w:r>
      <w:del w:id="617" w:author="Editor 2" w:date="2021-07-20T07:39:17Z">
        <w:r>
          <w:rPr>
            <w:rFonts w:hint="eastAsia"/>
            <w:lang w:val="en-GB"/>
          </w:rPr>
          <w:delText>4GHz</w:delText>
        </w:r>
      </w:del>
      <w:ins w:id="61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4 GHz</w:t>
        </w:r>
      </w:ins>
      <w:r>
        <w:rPr>
          <w:rFonts w:hint="eastAsia"/>
          <w:lang w:val="en-GB"/>
        </w:rPr>
        <w:t>,</w:t>
      </w:r>
      <w:r>
        <w:rPr>
          <w:lang w:val="en-GB"/>
        </w:rPr>
        <w:t xml:space="preserve"> </w:t>
      </w:r>
      <w:r w:rsidRPr="001452D4" w:rsidR="001452D4">
        <w:rPr>
          <w:rFonts w:hint="eastAsia"/>
          <w:lang w:val="en-GB"/>
        </w:rPr>
        <w:t xml:space="preserve">RAM </w:t>
      </w:r>
      <w:del w:id="619" w:author="Editor 2" w:date="2021-07-20T07:39:17Z">
        <w:r w:rsidRPr="001452D4" w:rsidR="001452D4">
          <w:rPr>
            <w:rFonts w:hint="eastAsia"/>
            <w:lang w:val="en-GB"/>
          </w:rPr>
          <w:delText>32GB。</w:delText>
        </w:r>
      </w:del>
      <w:ins w:id="62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32 GB.</w:t>
        </w:r>
      </w:ins>
    </w:p>
    <w:p w:rsidR="001452D4" w:rsidP="009173E8" w14:paraId="2669264C" w14:textId="6C2D712C">
      <w:pPr>
        <w:ind w:firstLine="361"/>
      </w:pPr>
      <w:r>
        <w:rPr>
          <w:b/>
          <w:lang w:val="en-GB"/>
        </w:rPr>
        <w:t>Software</w:t>
      </w:r>
      <w:r w:rsidR="00BA4E66">
        <w:rPr>
          <w:rFonts w:hint="eastAsia"/>
          <w:b/>
          <w:lang w:val="en-GB"/>
        </w:rPr>
        <w:t>:</w:t>
      </w:r>
      <w:r w:rsidR="00BA4E66">
        <w:rPr>
          <w:b/>
          <w:lang w:val="en-GB"/>
        </w:rPr>
        <w:t xml:space="preserve"> </w:t>
      </w:r>
      <w:r>
        <w:rPr>
          <w:lang w:val="en-GB"/>
        </w:rPr>
        <w:t>W</w:t>
      </w:r>
      <w:r w:rsidRPr="001452D4">
        <w:rPr>
          <w:rFonts w:hint="eastAsia"/>
          <w:lang w:val="en-GB"/>
        </w:rPr>
        <w:t xml:space="preserve">indows </w:t>
      </w:r>
      <w:r>
        <w:rPr>
          <w:lang w:val="en-GB"/>
        </w:rPr>
        <w:t xml:space="preserve">10 </w:t>
      </w:r>
      <w:r>
        <w:rPr>
          <w:rFonts w:hint="eastAsia"/>
          <w:lang w:val="en-GB"/>
        </w:rPr>
        <w:t>O</w:t>
      </w:r>
      <w:r>
        <w:rPr>
          <w:lang w:val="en-GB"/>
        </w:rPr>
        <w:t>S</w:t>
      </w:r>
      <w:r w:rsidR="00535AA8">
        <w:rPr>
          <w:rFonts w:hint="eastAsia"/>
          <w:lang w:val="en-GB"/>
        </w:rPr>
        <w:t>,</w:t>
      </w:r>
      <w:r>
        <w:rPr>
          <w:lang w:val="en-GB"/>
        </w:rPr>
        <w:t xml:space="preserve"> Python, </w:t>
      </w:r>
      <w:r w:rsidRPr="001452D4">
        <w:rPr>
          <w:rFonts w:hint="eastAsia"/>
          <w:lang w:val="en-GB"/>
        </w:rPr>
        <w:t>IntelliJ Pycharm</w:t>
      </w:r>
      <w:r>
        <w:rPr>
          <w:lang w:val="en-GB"/>
        </w:rPr>
        <w:t xml:space="preserve">, </w:t>
      </w:r>
      <w:r w:rsidR="00DE3041">
        <w:rPr>
          <w:rFonts w:hint="eastAsia"/>
          <w:lang w:val="en-GB"/>
        </w:rPr>
        <w:t>Pytorch</w:t>
      </w:r>
      <w:r>
        <w:rPr>
          <w:lang w:val="en-GB"/>
        </w:rPr>
        <w:t>, and ATOSS (simulation platform).</w:t>
      </w:r>
    </w:p>
    <w:p w:rsidR="00D64633" w:rsidP="00B54148" w14:paraId="3A55DA24" w14:textId="2A689D89">
      <w:pPr>
        <w:keepNext/>
        <w:spacing w:line="240" w:lineRule="auto"/>
        <w:ind w:firstLine="0" w:firstLineChars="0"/>
        <w:jc w:val="center"/>
      </w:pPr>
      <w:r w:rsidRPr="00FA15E2">
        <w:rPr>
          <w:noProof/>
        </w:rPr>
        <w:drawing>
          <wp:inline distT="0" distB="0" distL="0" distR="0">
            <wp:extent cx="4287543" cy="2614028"/>
            <wp:effectExtent l="0" t="0" r="0" b="0"/>
            <wp:docPr id="1075328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99994" name=""/>
                    <pic:cNvPicPr/>
                  </pic:nvPicPr>
                  <pic:blipFill>
                    <a:blip xmlns:r="http://schemas.openxmlformats.org/officeDocument/2006/relationships" r:embed="rId266"/>
                    <a:stretch>
                      <a:fillRect/>
                    </a:stretch>
                  </pic:blipFill>
                  <pic:spPr>
                    <a:xfrm>
                      <a:off x="0" y="0"/>
                      <a:ext cx="4298683" cy="2620820"/>
                    </a:xfrm>
                    <a:prstGeom prst="rect">
                      <a:avLst/>
                    </a:prstGeom>
                  </pic:spPr>
                </pic:pic>
              </a:graphicData>
            </a:graphic>
          </wp:inline>
        </w:drawing>
      </w:r>
    </w:p>
    <w:p w:rsidR="00937979" w:rsidRPr="001C4CE7" w:rsidP="001C4CE7" w14:paraId="4D4580AC" w14:textId="29EE2085">
      <w:pPr>
        <w:pStyle w:val="Figure"/>
        <w:spacing w:after="156"/>
      </w:pPr>
      <w:bookmarkStart w:id="621" w:name="_Ref73698763"/>
      <w:r w:rsidRPr="001C4CE7">
        <w:rPr>
          <w:lang w:val="en-GB"/>
        </w:rPr>
        <w:t>Figure</w:t>
      </w:r>
      <w:r w:rsidRPr="001C4CE7">
        <w:rPr>
          <w:lang w:val="en-GB"/>
        </w:rPr>
        <w:t xml:space="preserve"> </w:t>
      </w:r>
      <w:r w:rsidRPr="001C4CE7">
        <w:fldChar w:fldCharType="begin"/>
      </w:r>
      <w:r w:rsidRPr="001C4CE7">
        <w:rPr>
          <w:lang w:val="en-GB"/>
        </w:rPr>
        <w:instrText xml:space="preserve"> </w:instrText>
      </w:r>
      <w:r w:rsidRPr="001C4CE7">
        <w:rPr>
          <w:lang w:val="en-GB"/>
        </w:rPr>
        <w:instrText xml:space="preserve">SEQ Figure \* ARABIC </w:instrText>
      </w:r>
      <w:r w:rsidRPr="001C4CE7">
        <w:fldChar w:fldCharType="separate"/>
      </w:r>
      <w:r w:rsidR="00E10220">
        <w:rPr>
          <w:lang w:val="en-GB"/>
        </w:rPr>
        <w:t>11</w:t>
      </w:r>
      <w:r w:rsidRPr="001C4CE7">
        <w:fldChar w:fldCharType="end"/>
      </w:r>
      <w:bookmarkEnd w:id="621"/>
      <w:r w:rsidRPr="001C4CE7">
        <w:rPr>
          <w:rFonts w:hint="eastAsia"/>
          <w:lang w:val="en-GB"/>
        </w:rPr>
        <w:t>:</w:t>
      </w:r>
      <w:r w:rsidRPr="001C4CE7" w:rsidR="001C4CE7">
        <w:rPr>
          <w:lang w:val="en-GB"/>
        </w:rPr>
        <w:t xml:space="preserve"> </w:t>
      </w:r>
      <w:del w:id="622" w:author="Editor 2" w:date="2021-07-20T07:39:17Z">
        <w:r w:rsidRPr="001C4CE7" w:rsidR="001C4CE7">
          <w:rPr>
            <w:lang w:val="en-GB"/>
          </w:rPr>
          <w:delText>building</w:delText>
        </w:r>
      </w:del>
      <w:ins w:id="623"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Building</w:t>
        </w:r>
      </w:ins>
      <w:r w:rsidRPr="001C4CE7" w:rsidR="001C4CE7">
        <w:rPr>
          <w:lang w:val="en-GB"/>
        </w:rPr>
        <w:t xml:space="preserve"> the airspace scope of </w:t>
      </w:r>
      <w:ins w:id="624"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1C4CE7" w:rsidR="001C4CE7">
        <w:rPr>
          <w:lang w:val="en-GB"/>
        </w:rPr>
        <w:t xml:space="preserve">conflict scenario on </w:t>
      </w:r>
      <w:ins w:id="625"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1C4CE7" w:rsidR="001C4CE7">
        <w:rPr>
          <w:lang w:val="en-GB"/>
        </w:rPr>
        <w:t>ATOSS simulation platform, and the display language of</w:t>
      </w:r>
      <w:ins w:id="626"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1C4CE7" w:rsidR="001C4CE7">
        <w:rPr>
          <w:lang w:val="en-GB"/>
        </w:rPr>
        <w:t xml:space="preserve"> interface is Chinese.</w:t>
      </w:r>
    </w:p>
    <w:p w:rsidR="001452D4" w:rsidP="001452D4" w14:paraId="4BFAE85B" w14:textId="77777777">
      <w:pPr>
        <w:keepNext/>
        <w:spacing w:line="240" w:lineRule="auto"/>
        <w:ind w:firstLine="0" w:firstLineChars="0"/>
        <w:jc w:val="center"/>
      </w:pPr>
      <w:r w:rsidRPr="002E218F">
        <w:rPr>
          <w:noProof/>
        </w:rPr>
        <w:drawing>
          <wp:inline distT="0" distB="0" distL="0" distR="0">
            <wp:extent cx="4699568" cy="2571750"/>
            <wp:effectExtent l="0" t="0" r="6350" b="0"/>
            <wp:docPr id="6" name="图表 6">
              <a:extLst xmlns:a="http://schemas.openxmlformats.org/drawingml/2006/main">
                <a:ext xmlns:a="http://schemas.openxmlformats.org/drawingml/2006/main" uri="{FF2B5EF4-FFF2-40B4-BE49-F238E27FC236}">
                  <a16:creationId xmlns:a16="http://schemas.microsoft.com/office/drawing/2014/main" id="{96556ACA-16CD-46A4-A7AE-3447C0E0E2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7"/>
              </a:graphicData>
            </a:graphic>
          </wp:inline>
        </w:drawing>
      </w:r>
    </w:p>
    <w:p w:rsidR="001452D4" w:rsidRPr="00D77817" w:rsidP="00D77817" w14:paraId="5F50822F" w14:textId="32B8A556">
      <w:pPr>
        <w:pStyle w:val="Figure"/>
        <w:spacing w:after="156"/>
      </w:pPr>
      <w:bookmarkStart w:id="627" w:name="_Ref73699112"/>
      <w:r w:rsidRPr="00D77817">
        <w:rPr>
          <w:lang w:val="en-GB"/>
        </w:rPr>
        <w:t>Figure</w:t>
      </w:r>
      <w:r w:rsidRPr="00D77817">
        <w:rPr>
          <w:lang w:val="en-GB"/>
        </w:rPr>
        <w:t xml:space="preserve"> </w:t>
      </w:r>
      <w:r w:rsidRPr="00D77817">
        <w:fldChar w:fldCharType="begin"/>
      </w:r>
      <w:r w:rsidRPr="00D77817">
        <w:rPr>
          <w:lang w:val="en-GB"/>
        </w:rPr>
        <w:instrText xml:space="preserve"> </w:instrText>
      </w:r>
      <w:r w:rsidRPr="00D77817">
        <w:rPr>
          <w:lang w:val="en-GB"/>
        </w:rPr>
        <w:instrText xml:space="preserve">SEQ Figure \* ARABIC </w:instrText>
      </w:r>
      <w:r w:rsidRPr="00D77817">
        <w:fldChar w:fldCharType="separate"/>
      </w:r>
      <w:r w:rsidR="00A936D2">
        <w:rPr>
          <w:lang w:val="en-GB"/>
        </w:rPr>
        <w:t>12</w:t>
      </w:r>
      <w:r w:rsidRPr="00D77817">
        <w:fldChar w:fldCharType="end"/>
      </w:r>
      <w:bookmarkEnd w:id="627"/>
      <w:r w:rsidRPr="00D77817" w:rsidR="00D77817">
        <w:rPr>
          <w:lang w:val="en-GB"/>
        </w:rPr>
        <w:t xml:space="preserve">. The number of flights in the scenarios: </w:t>
      </w:r>
      <w:bookmarkStart w:id="628" w:name="_Hlk76742333"/>
      <w:r w:rsidRPr="00D77817" w:rsidR="00D77817">
        <w:rPr>
          <w:lang w:val="en-GB"/>
        </w:rPr>
        <w:t>the abscissa is arranged in ascending order,</w:t>
      </w:r>
      <w:bookmarkEnd w:id="628"/>
      <w:r w:rsidRPr="00D77817" w:rsidR="00D77817">
        <w:rPr>
          <w:lang w:val="en-GB"/>
        </w:rPr>
        <w:t xml:space="preserve"> but the interval is different.</w:t>
      </w:r>
    </w:p>
    <w:p w:rsidR="00D430AF" w:rsidRPr="001E4DAD" w:rsidP="00B77AFA" w14:paraId="4ED0A53D" w14:textId="6349BA32">
      <w:pPr>
        <w:ind w:firstLine="361"/>
      </w:pPr>
      <w:r>
        <w:rPr>
          <w:b/>
          <w:lang w:val="en-GB"/>
        </w:rPr>
        <w:t xml:space="preserve">Conflict Scenarios Acquisition: </w:t>
      </w:r>
      <w:del w:id="629" w:author="Editor 2" w:date="2021-07-20T07:39:17Z">
        <w:r w:rsidRPr="00B77AFA">
          <w:rPr>
            <w:lang w:val="en-GB"/>
          </w:rPr>
          <w:delText>Firstly</w:delText>
        </w:r>
      </w:del>
      <w:ins w:id="63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First</w:t>
        </w:r>
      </w:ins>
      <w:r w:rsidRPr="00B77AFA">
        <w:rPr>
          <w:lang w:val="en-GB"/>
        </w:rPr>
        <w:t>, a real route sector is selected as the range of the scenario in Chinese airspace (as shown in</w:t>
      </w:r>
      <w:r w:rsidRPr="00B77AFA">
        <w:rPr>
          <w:lang w:val="en-GB"/>
        </w:rPr>
        <w:t xml:space="preserve"> </w:t>
      </w:r>
      <w:r w:rsidR="0004425D">
        <w:fldChar w:fldCharType="begin"/>
      </w:r>
      <w:r w:rsidR="0004425D">
        <w:rPr>
          <w:lang w:val="en-GB"/>
        </w:rPr>
        <w:instrText xml:space="preserve"> </w:instrText>
      </w:r>
      <w:r w:rsidR="0004425D">
        <w:rPr>
          <w:rFonts w:hint="eastAsia"/>
          <w:lang w:val="en-GB"/>
        </w:rPr>
        <w:instrText>REF _Ref73698763 \h</w:instrText>
      </w:r>
      <w:r>
        <w:rPr>
          <w:lang w:val="en-GB"/>
        </w:rPr>
        <w:instrText xml:space="preserve">  </w:instrText>
      </w:r>
      <w:r>
        <w:rPr>
          <w:lang w:val="en-GB"/>
        </w:rPr>
        <w:instrText xml:space="preserve">\* MERGEFORMAT </w:instrText>
      </w:r>
      <w:r w:rsidR="0004425D">
        <w:fldChar w:fldCharType="separate"/>
      </w:r>
      <w:r w:rsidRPr="00BC6ABE" w:rsidR="00557724">
        <w:rPr>
          <w:lang w:val="en-GB"/>
        </w:rPr>
        <w:t xml:space="preserve">Figure </w:t>
      </w:r>
      <w:r w:rsidR="00557724">
        <w:rPr>
          <w:noProof/>
          <w:lang w:val="en-GB"/>
        </w:rPr>
        <w:t>11</w:t>
      </w:r>
      <w:r w:rsidR="0004425D">
        <w:fldChar w:fldCharType="end"/>
      </w:r>
      <w:r w:rsidR="0012775E">
        <w:rPr>
          <w:rFonts w:hint="eastAsia"/>
          <w:lang w:val="en-GB"/>
        </w:rPr>
        <w:t>)</w:t>
      </w:r>
      <w:r w:rsidR="00D77817">
        <w:rPr>
          <w:lang w:val="en-GB"/>
        </w:rPr>
        <w:t xml:space="preserve">. From the flight plan data in China's airspace on June 1, 2018, </w:t>
      </w:r>
      <w:del w:id="631" w:author="Editor 2" w:date="2021-07-20T07:39:17Z">
        <w:r w:rsidR="00D77817">
          <w:rPr>
            <w:lang w:val="en-GB"/>
          </w:rPr>
          <w:delText xml:space="preserve">select </w:delText>
        </w:r>
      </w:del>
      <w:r w:rsidR="00D77817">
        <w:rPr>
          <w:lang w:val="en-GB"/>
        </w:rPr>
        <w:t>20 to 100 flight plans</w:t>
      </w:r>
      <w:ins w:id="63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were selected</w:t>
        </w:r>
      </w:ins>
      <w:r w:rsidR="00D77817">
        <w:rPr>
          <w:lang w:val="en-GB"/>
        </w:rPr>
        <w:t xml:space="preserve"> (the distribution of the </w:t>
      </w:r>
      <w:del w:id="633" w:author="Editor 2" w:date="2021-07-20T07:39:17Z">
        <w:r w:rsidR="00D77817">
          <w:rPr>
            <w:lang w:val="en-GB"/>
          </w:rPr>
          <w:delText>flights</w:delText>
        </w:r>
      </w:del>
      <w:ins w:id="63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flight</w:t>
        </w:r>
      </w:ins>
      <w:r w:rsidR="00D77817">
        <w:rPr>
          <w:lang w:val="en-GB"/>
        </w:rPr>
        <w:t xml:space="preserve"> number in the scenario is shown in</w:t>
      </w:r>
      <w:r w:rsidR="00D77817">
        <w:rPr>
          <w:lang w:val="en-GB"/>
        </w:rPr>
        <w:t xml:space="preserve"> </w:t>
      </w:r>
      <w:r w:rsidR="00D77817">
        <w:fldChar w:fldCharType="begin"/>
      </w:r>
      <w:r w:rsidR="00D77817">
        <w:rPr>
          <w:lang w:val="en-GB"/>
        </w:rPr>
        <w:instrText xml:space="preserve"> </w:instrText>
      </w:r>
      <w:r w:rsidR="00D77817">
        <w:rPr>
          <w:lang w:val="en-GB"/>
        </w:rPr>
        <w:instrText xml:space="preserve">REF _Ref73699112 \h </w:instrText>
      </w:r>
      <w:r w:rsidR="00D77817">
        <w:fldChar w:fldCharType="separate"/>
      </w:r>
      <w:r w:rsidR="00D77817">
        <w:rPr>
          <w:lang w:val="en-GB"/>
        </w:rPr>
        <w:t xml:space="preserve">Figure </w:t>
      </w:r>
      <w:r w:rsidR="00D77817">
        <w:rPr>
          <w:noProof/>
          <w:lang w:val="en-GB"/>
        </w:rPr>
        <w:t>12</w:t>
      </w:r>
      <w:r w:rsidR="00D77817">
        <w:fldChar w:fldCharType="end"/>
      </w:r>
      <w:r w:rsidRPr="001E4DAD" w:rsidR="001E4DAD">
        <w:rPr>
          <w:lang w:val="en-GB"/>
        </w:rPr>
        <w:t>)</w:t>
      </w:r>
      <w:r w:rsidR="001E4DAD">
        <w:rPr>
          <w:rFonts w:hint="eastAsia"/>
          <w:lang w:val="en-GB"/>
        </w:rPr>
        <w:t>.</w:t>
      </w:r>
      <w:r w:rsidRPr="001E4DAD" w:rsidR="001E4DAD">
        <w:rPr>
          <w:lang w:val="en-GB"/>
        </w:rPr>
        <w:t xml:space="preserve"> To </w:t>
      </w:r>
      <w:del w:id="635" w:author="Editor 2" w:date="2021-07-20T07:39:17Z">
        <w:r w:rsidRPr="001E4DAD" w:rsidR="001E4DAD">
          <w:rPr>
            <w:lang w:val="en-GB"/>
          </w:rPr>
          <w:delText>get</w:delText>
        </w:r>
      </w:del>
      <w:ins w:id="63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obtain</w:t>
        </w:r>
      </w:ins>
      <w:r w:rsidRPr="001E4DAD" w:rsidR="001E4DAD">
        <w:rPr>
          <w:lang w:val="en-GB"/>
        </w:rPr>
        <w:t xml:space="preserve"> more samples, this paper also adds random changes to the start time, flight type and cruise level in </w:t>
      </w:r>
      <w:ins w:id="6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1E4DAD" w:rsidR="001E4DAD">
        <w:rPr>
          <w:lang w:val="en-GB"/>
        </w:rPr>
        <w:t xml:space="preserve">flight plan. After the simulation runs, the conflict state information detected is collected, recorded, and filtered according to the above </w:t>
      </w:r>
      <w:del w:id="638" w:author="Editor 2" w:date="2021-07-20T07:39:17Z">
        <w:r w:rsidRPr="001E4DAD" w:rsidR="001E4DAD">
          <w:rPr>
            <w:lang w:val="en-GB"/>
          </w:rPr>
          <w:delText>multi-actor</w:delText>
        </w:r>
      </w:del>
      <w:ins w:id="6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1E4DAD" w:rsidR="001E4DAD">
        <w:rPr>
          <w:lang w:val="en-GB"/>
        </w:rPr>
        <w:t xml:space="preserve"> conflict definition (the conflict scenario sample information is shown in</w:t>
      </w:r>
      <w:r w:rsidRPr="001E4DAD" w:rsidR="001E4DAD">
        <w:rPr>
          <w:lang w:val="en-GB"/>
        </w:rPr>
        <w:t xml:space="preserve"> </w:t>
      </w:r>
      <w:r w:rsidR="001E4DAD">
        <w:fldChar w:fldCharType="begin"/>
      </w:r>
      <w:r w:rsidR="001E4DAD">
        <w:rPr>
          <w:lang w:val="en-GB"/>
        </w:rPr>
        <w:instrText xml:space="preserve"> </w:instrText>
      </w:r>
      <w:r w:rsidR="001E4DAD">
        <w:rPr>
          <w:rFonts w:hint="eastAsia"/>
          <w:lang w:val="en-GB"/>
        </w:rPr>
        <w:instrText>REF _Ref73699207 \h</w:instrText>
      </w:r>
      <w:r w:rsidR="001E4DAD">
        <w:rPr>
          <w:lang w:val="en-GB"/>
        </w:rPr>
        <w:instrText xml:space="preserve">  </w:instrText>
      </w:r>
      <w:r w:rsidR="001E4DAD">
        <w:rPr>
          <w:lang w:val="en-GB"/>
        </w:rPr>
        <w:instrText xml:space="preserve">\* MERGEFORMAT </w:instrText>
      </w:r>
      <w:r w:rsidR="001E4DAD">
        <w:fldChar w:fldCharType="separate"/>
      </w:r>
      <w:r w:rsidR="001E4DAD">
        <w:rPr>
          <w:lang w:val="en-GB"/>
        </w:rPr>
        <w:t xml:space="preserve">Table </w:t>
      </w:r>
      <w:r w:rsidR="001E4DAD">
        <w:rPr>
          <w:noProof/>
          <w:lang w:val="en-GB"/>
        </w:rPr>
        <w:t>1</w:t>
      </w:r>
      <w:r w:rsidR="001E4DAD">
        <w:fldChar w:fldCharType="end"/>
      </w:r>
      <w:r w:rsidR="001E4DAD">
        <w:rPr>
          <w:lang w:val="en-GB"/>
        </w:rPr>
        <w:t xml:space="preserve"> and</w:t>
      </w:r>
      <w:r w:rsidR="001E4DAD">
        <w:rPr>
          <w:lang w:val="en-GB"/>
        </w:rPr>
        <w:t xml:space="preserve"> </w:t>
      </w:r>
      <w:r w:rsidR="001E4DAD">
        <w:fldChar w:fldCharType="begin"/>
      </w:r>
      <w:r w:rsidR="001E4DAD">
        <w:rPr>
          <w:lang w:val="en-GB"/>
        </w:rPr>
        <w:instrText xml:space="preserve"> </w:instrText>
      </w:r>
      <w:r w:rsidR="001E4DAD">
        <w:rPr>
          <w:rFonts w:hint="eastAsia"/>
          <w:lang w:val="en-GB"/>
        </w:rPr>
        <w:instrText>REF _Ref73699212 \h</w:instrText>
      </w:r>
      <w:r w:rsidR="001E4DAD">
        <w:rPr>
          <w:lang w:val="en-GB"/>
        </w:rPr>
        <w:instrText xml:space="preserve">  </w:instrText>
      </w:r>
      <w:r w:rsidR="001E4DAD">
        <w:rPr>
          <w:lang w:val="en-GB"/>
        </w:rPr>
        <w:instrText xml:space="preserve">\* MERGEFORMAT </w:instrText>
      </w:r>
      <w:r w:rsidR="001E4DAD">
        <w:fldChar w:fldCharType="separate"/>
      </w:r>
      <w:r w:rsidR="001E4DAD">
        <w:rPr>
          <w:lang w:val="en-GB"/>
        </w:rPr>
        <w:t xml:space="preserve">Table </w:t>
      </w:r>
      <w:r w:rsidR="001E4DAD">
        <w:rPr>
          <w:noProof/>
          <w:lang w:val="en-GB"/>
        </w:rPr>
        <w:t>2</w:t>
      </w:r>
      <w:r w:rsidR="001E4DAD">
        <w:fldChar w:fldCharType="end"/>
      </w:r>
      <w:r w:rsidRPr="001E4DAD" w:rsidR="001E4DAD">
        <w:rPr>
          <w:lang w:val="en-GB"/>
        </w:rPr>
        <w:t>).</w:t>
      </w:r>
      <w:r w:rsidR="001E4DAD">
        <w:rPr>
          <w:rFonts w:hint="eastAsia"/>
          <w:lang w:val="en-GB"/>
        </w:rPr>
        <w:t xml:space="preserve"> </w:t>
      </w:r>
      <w:r w:rsidRPr="001E4DAD" w:rsidR="001E4DAD">
        <w:rPr>
          <w:lang w:val="en-GB"/>
        </w:rPr>
        <w:t xml:space="preserve">Finally, a total of 37,232 </w:t>
      </w:r>
      <w:del w:id="640" w:author="Editor 2" w:date="2021-07-20T07:39:17Z">
        <w:r w:rsidRPr="001E4DAD" w:rsidR="001E4DAD">
          <w:rPr>
            <w:lang w:val="en-GB"/>
          </w:rPr>
          <w:delText>multi machine</w:delText>
        </w:r>
      </w:del>
      <w:ins w:id="6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multimachine</w:t>
        </w:r>
      </w:ins>
      <w:r w:rsidRPr="001E4DAD" w:rsidR="001E4DAD">
        <w:rPr>
          <w:lang w:val="en-GB"/>
        </w:rPr>
        <w:t xml:space="preserve"> conflict scenes were obtained, including 27,232</w:t>
      </w:r>
      <w:del w:id="642" w:author="Editor 2" w:date="2021-07-20T07:39:17Z">
        <w:r w:rsidRPr="001E4DAD" w:rsidR="001E4DAD">
          <w:rPr>
            <w:lang w:val="en-GB"/>
          </w:rPr>
          <w:delText xml:space="preserve"> as</w:delText>
        </w:r>
      </w:del>
      <w:r w:rsidRPr="001E4DAD" w:rsidR="001E4DAD">
        <w:rPr>
          <w:lang w:val="en-GB"/>
        </w:rPr>
        <w:t xml:space="preserve"> training samples, 5,000 </w:t>
      </w:r>
      <w:del w:id="643" w:author="Editor 2" w:date="2021-07-20T07:39:17Z">
        <w:r w:rsidRPr="001E4DAD" w:rsidR="001E4DAD">
          <w:rPr>
            <w:lang w:val="en-GB"/>
          </w:rPr>
          <w:delText xml:space="preserve">as </w:delText>
        </w:r>
      </w:del>
      <w:r w:rsidRPr="001E4DAD" w:rsidR="001E4DAD">
        <w:rPr>
          <w:lang w:val="en-GB"/>
        </w:rPr>
        <w:t xml:space="preserve">test </w:t>
      </w:r>
      <w:del w:id="644" w:author="Editor 2" w:date="2021-07-20T07:39:17Z">
        <w:r w:rsidRPr="001E4DAD" w:rsidR="001E4DAD">
          <w:rPr>
            <w:lang w:val="en-GB"/>
          </w:rPr>
          <w:delText>sample</w:delText>
        </w:r>
      </w:del>
      <w:ins w:id="64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samples</w:t>
        </w:r>
      </w:ins>
      <w:r w:rsidRPr="001E4DAD" w:rsidR="001E4DAD">
        <w:rPr>
          <w:lang w:val="en-GB"/>
        </w:rPr>
        <w:t>, and 5,000</w:t>
      </w:r>
      <w:del w:id="646" w:author="Editor 2" w:date="2021-07-20T07:39:17Z">
        <w:r w:rsidRPr="001E4DAD" w:rsidR="001E4DAD">
          <w:rPr>
            <w:lang w:val="en-GB"/>
          </w:rPr>
          <w:delText xml:space="preserve"> as</w:delText>
        </w:r>
      </w:del>
      <w:r w:rsidRPr="001E4DAD" w:rsidR="001E4DAD">
        <w:rPr>
          <w:lang w:val="en-GB"/>
        </w:rPr>
        <w:t xml:space="preserve"> test samples. The ratio of three</w:t>
      </w:r>
      <w:ins w:id="64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1E4DAD" w:rsidR="001E4DAD">
        <w:rPr>
          <w:lang w:val="en-GB"/>
        </w:rPr>
        <w:t>, four</w:t>
      </w:r>
      <w:ins w:id="64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1E4DAD" w:rsidR="001E4DAD">
        <w:rPr>
          <w:lang w:val="en-GB"/>
        </w:rPr>
        <w:t xml:space="preserve"> and five-actor conflict scenario samples is 7:2:1.</w:t>
      </w:r>
    </w:p>
    <w:p w:rsidR="00551D8D" w:rsidP="00A936D2" w14:paraId="54424FE7" w14:textId="040EAC29">
      <w:pPr>
        <w:pStyle w:val="Caption"/>
        <w:keepNext/>
        <w:spacing w:before="156" w:beforeLines="50" w:line="240" w:lineRule="auto"/>
        <w:ind w:left="425" w:right="425" w:firstLine="0" w:firstLineChars="0"/>
      </w:pPr>
      <w:bookmarkStart w:id="649" w:name="_Ref73699207"/>
      <w:r>
        <w:rPr>
          <w:lang w:val="en-GB"/>
        </w:rPr>
        <w:t>Table</w:t>
      </w:r>
      <w:r>
        <w:rPr>
          <w:lang w:val="en-GB"/>
        </w:rPr>
        <w:t xml:space="preserve"> </w:t>
      </w:r>
      <w:r>
        <w:rPr>
          <w:noProof/>
        </w:rPr>
        <w:fldChar w:fldCharType="begin"/>
      </w:r>
      <w:r>
        <w:rPr>
          <w:noProof/>
          <w:lang w:val="en-GB"/>
        </w:rPr>
        <w:instrText xml:space="preserve"> </w:instrText>
      </w:r>
      <w:r>
        <w:rPr>
          <w:noProof/>
          <w:lang w:val="en-GB"/>
        </w:rPr>
        <w:instrText xml:space="preserve">SEQ Table \* ARABIC </w:instrText>
      </w:r>
      <w:r>
        <w:rPr>
          <w:noProof/>
        </w:rPr>
        <w:fldChar w:fldCharType="separate"/>
      </w:r>
      <w:r w:rsidR="002846FC">
        <w:rPr>
          <w:noProof/>
          <w:lang w:val="en-GB"/>
        </w:rPr>
        <w:t>1</w:t>
      </w:r>
      <w:r>
        <w:rPr>
          <w:noProof/>
        </w:rPr>
        <w:fldChar w:fldCharType="end"/>
      </w:r>
      <w:bookmarkEnd w:id="649"/>
      <w:r w:rsidR="0022342D">
        <w:rPr>
          <w:lang w:val="en-GB"/>
        </w:rPr>
        <w:t xml:space="preserve">. </w:t>
      </w:r>
      <w:del w:id="650" w:author="Editor 2" w:date="2021-07-20T07:39:17Z">
        <w:r w:rsidR="0022342D">
          <w:rPr>
            <w:lang w:val="en-GB"/>
          </w:rPr>
          <w:delText>The information of</w:delText>
        </w:r>
      </w:del>
      <w:ins w:id="651"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Information on the</w:t>
        </w:r>
      </w:ins>
      <w:r w:rsidR="0022342D">
        <w:rPr>
          <w:lang w:val="en-GB"/>
        </w:rPr>
        <w:t xml:space="preserve"> three-actor conflict scenario </w:t>
      </w:r>
      <w:r w:rsidR="0022342D">
        <w:rPr>
          <w:rFonts w:hint="eastAsia"/>
          <w:lang w:val="en-GB"/>
        </w:rPr>
        <w:t>(</w:t>
      </w:r>
      <w:r w:rsidR="00650FE1">
        <w:rPr>
          <w:lang w:val="en-GB"/>
        </w:rPr>
        <w:t>part).</w:t>
      </w:r>
    </w:p>
    <w:tbl>
      <w:tblPr>
        <w:tblStyle w:val="3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2279"/>
        <w:gridCol w:w="1461"/>
        <w:gridCol w:w="986"/>
      </w:tblGrid>
      <w:tr w14:paraId="2636EC7C" w14:textId="77777777" w:rsidTr="0022342D">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283"/>
          <w:jc w:val="center"/>
        </w:trPr>
        <w:tc>
          <w:tcPr>
            <w:tcW w:w="0" w:type="auto"/>
            <w:tcBorders>
              <w:top w:val="single" w:sz="12" w:space="0" w:color="auto"/>
              <w:bottom w:val="single" w:sz="4" w:space="0" w:color="auto"/>
            </w:tcBorders>
            <w:noWrap/>
            <w:vAlign w:val="center"/>
            <w:hideMark/>
          </w:tcPr>
          <w:p w:rsidR="00551D8D" w:rsidRPr="00E448D9" w:rsidP="00A024F3" w14:paraId="0F00373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Scenario ID</w:t>
            </w:r>
          </w:p>
        </w:tc>
        <w:tc>
          <w:tcPr>
            <w:tcW w:w="0" w:type="auto"/>
            <w:tcBorders>
              <w:top w:val="single" w:sz="12" w:space="0" w:color="auto"/>
              <w:bottom w:val="single" w:sz="4" w:space="0" w:color="auto"/>
            </w:tcBorders>
            <w:noWrap/>
            <w:vAlign w:val="center"/>
            <w:hideMark/>
          </w:tcPr>
          <w:p w:rsidR="00551D8D" w:rsidRPr="00E448D9" w:rsidP="00A024F3" w14:paraId="165250AF"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Conflict Aircraft</w:t>
            </w:r>
          </w:p>
        </w:tc>
        <w:tc>
          <w:tcPr>
            <w:tcW w:w="0" w:type="auto"/>
            <w:tcBorders>
              <w:top w:val="single" w:sz="12" w:space="0" w:color="auto"/>
              <w:bottom w:val="single" w:sz="4" w:space="0" w:color="auto"/>
            </w:tcBorders>
            <w:noWrap/>
            <w:vAlign w:val="center"/>
            <w:hideMark/>
          </w:tcPr>
          <w:p w:rsidR="00551D8D" w:rsidRPr="00E448D9" w:rsidP="0022342D" w14:paraId="3C625005"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Conflict Start Time</w:t>
            </w:r>
          </w:p>
          <w:p w:rsidR="0022342D" w:rsidRPr="00E448D9" w:rsidP="0022342D" w14:paraId="6EEE030B" w14:textId="672F2CEF">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w:t>
            </w:r>
            <w:r w:rsidRPr="00E448D9">
              <w:rPr>
                <w:rFonts w:eastAsia="等线" w:hint="eastAsia"/>
                <w:iCs w:val="0"/>
                <w:color w:val="000000"/>
                <w:sz w:val="16"/>
                <w:szCs w:val="18"/>
                <w:lang w:val="en-GB"/>
              </w:rPr>
              <w:t>U</w:t>
            </w:r>
            <w:r w:rsidRPr="00E448D9">
              <w:rPr>
                <w:rFonts w:eastAsia="等线"/>
                <w:iCs w:val="0"/>
                <w:color w:val="000000"/>
                <w:sz w:val="16"/>
                <w:szCs w:val="18"/>
                <w:lang w:val="en-GB"/>
              </w:rPr>
              <w:t>TC)</w:t>
            </w:r>
          </w:p>
        </w:tc>
        <w:tc>
          <w:tcPr>
            <w:tcW w:w="0" w:type="auto"/>
            <w:tcBorders>
              <w:top w:val="single" w:sz="12" w:space="0" w:color="auto"/>
              <w:bottom w:val="single" w:sz="4" w:space="0" w:color="auto"/>
            </w:tcBorders>
            <w:noWrap/>
            <w:vAlign w:val="center"/>
            <w:hideMark/>
          </w:tcPr>
          <w:p w:rsidR="00551D8D" w:rsidRPr="00E448D9" w:rsidP="00A024F3" w14:paraId="3BF7A30D"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Flight Plans</w:t>
            </w:r>
          </w:p>
        </w:tc>
      </w:tr>
      <w:tr w14:paraId="05BF8223" w14:textId="77777777" w:rsidTr="00A024F3">
        <w:tblPrEx>
          <w:tblW w:w="0" w:type="auto"/>
          <w:jc w:val="center"/>
          <w:tblLook w:val="04A0"/>
        </w:tblPrEx>
        <w:trPr>
          <w:trHeight w:val="283"/>
          <w:jc w:val="center"/>
        </w:trPr>
        <w:tc>
          <w:tcPr>
            <w:tcW w:w="0" w:type="auto"/>
            <w:tcBorders>
              <w:top w:val="single" w:sz="4" w:space="0" w:color="auto"/>
            </w:tcBorders>
            <w:noWrap/>
            <w:hideMark/>
          </w:tcPr>
          <w:p w:rsidR="00551D8D" w:rsidRPr="00E448D9" w:rsidP="00A024F3" w14:paraId="241B24D2"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w:t>
            </w:r>
          </w:p>
        </w:tc>
        <w:tc>
          <w:tcPr>
            <w:tcW w:w="0" w:type="auto"/>
            <w:tcBorders>
              <w:top w:val="single" w:sz="4" w:space="0" w:color="auto"/>
            </w:tcBorders>
            <w:noWrap/>
            <w:hideMark/>
          </w:tcPr>
          <w:p w:rsidR="00551D8D" w:rsidRPr="00E448D9" w:rsidP="00A024F3" w14:paraId="4060429D"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CQH8696-CSN6251-CXA8697</w:t>
            </w:r>
          </w:p>
        </w:tc>
        <w:tc>
          <w:tcPr>
            <w:tcW w:w="0" w:type="auto"/>
            <w:tcBorders>
              <w:top w:val="single" w:sz="4" w:space="0" w:color="auto"/>
            </w:tcBorders>
            <w:noWrap/>
            <w:hideMark/>
          </w:tcPr>
          <w:p w:rsidR="00551D8D" w:rsidRPr="00E448D9" w:rsidP="00A024F3" w14:paraId="47E84EF6"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1:41:51</w:t>
            </w:r>
          </w:p>
        </w:tc>
        <w:tc>
          <w:tcPr>
            <w:tcW w:w="0" w:type="auto"/>
            <w:tcBorders>
              <w:top w:val="single" w:sz="4" w:space="0" w:color="auto"/>
            </w:tcBorders>
            <w:noWrap/>
            <w:hideMark/>
          </w:tcPr>
          <w:p w:rsidR="00551D8D" w:rsidRPr="00E448D9" w:rsidP="00A024F3" w14:paraId="362A099C"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FPL_1</w:t>
            </w:r>
          </w:p>
        </w:tc>
      </w:tr>
      <w:tr w14:paraId="25513AE1" w14:textId="77777777" w:rsidTr="00A024F3">
        <w:tblPrEx>
          <w:tblW w:w="0" w:type="auto"/>
          <w:jc w:val="center"/>
          <w:tblLook w:val="04A0"/>
        </w:tblPrEx>
        <w:trPr>
          <w:trHeight w:val="283"/>
          <w:jc w:val="center"/>
        </w:trPr>
        <w:tc>
          <w:tcPr>
            <w:tcW w:w="0" w:type="auto"/>
            <w:noWrap/>
            <w:hideMark/>
          </w:tcPr>
          <w:p w:rsidR="00551D8D" w:rsidRPr="00E448D9" w:rsidP="00A024F3" w14:paraId="1EF031BD"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2</w:t>
            </w:r>
          </w:p>
        </w:tc>
        <w:tc>
          <w:tcPr>
            <w:tcW w:w="0" w:type="auto"/>
            <w:noWrap/>
            <w:hideMark/>
          </w:tcPr>
          <w:p w:rsidR="00551D8D" w:rsidRPr="00E448D9" w:rsidP="00A024F3" w14:paraId="7FB0DBE6"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CSN6894-DKH1256-GCR7577</w:t>
            </w:r>
          </w:p>
        </w:tc>
        <w:tc>
          <w:tcPr>
            <w:tcW w:w="0" w:type="auto"/>
            <w:noWrap/>
            <w:hideMark/>
          </w:tcPr>
          <w:p w:rsidR="00551D8D" w:rsidRPr="00E448D9" w:rsidP="00A024F3" w14:paraId="3EF10842"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1:56:26</w:t>
            </w:r>
          </w:p>
        </w:tc>
        <w:tc>
          <w:tcPr>
            <w:tcW w:w="0" w:type="auto"/>
            <w:noWrap/>
            <w:hideMark/>
          </w:tcPr>
          <w:p w:rsidR="00551D8D" w:rsidRPr="00E448D9" w:rsidP="00A024F3" w14:paraId="3FD68FA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FPL_2</w:t>
            </w:r>
          </w:p>
        </w:tc>
      </w:tr>
      <w:tr w14:paraId="301CBBCF" w14:textId="77777777" w:rsidTr="00A024F3">
        <w:tblPrEx>
          <w:tblW w:w="0" w:type="auto"/>
          <w:jc w:val="center"/>
          <w:tblLook w:val="04A0"/>
        </w:tblPrEx>
        <w:trPr>
          <w:trHeight w:val="283"/>
          <w:jc w:val="center"/>
        </w:trPr>
        <w:tc>
          <w:tcPr>
            <w:tcW w:w="0" w:type="auto"/>
            <w:noWrap/>
            <w:hideMark/>
          </w:tcPr>
          <w:p w:rsidR="00551D8D" w:rsidRPr="00E448D9" w:rsidP="00A024F3" w14:paraId="384C9B56"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3</w:t>
            </w:r>
          </w:p>
        </w:tc>
        <w:tc>
          <w:tcPr>
            <w:tcW w:w="0" w:type="auto"/>
            <w:noWrap/>
            <w:hideMark/>
          </w:tcPr>
          <w:p w:rsidR="00551D8D" w:rsidRPr="00E448D9" w:rsidP="00A024F3" w14:paraId="6DF004A9"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CDG4730-CQH8865-CSN6974</w:t>
            </w:r>
          </w:p>
        </w:tc>
        <w:tc>
          <w:tcPr>
            <w:tcW w:w="0" w:type="auto"/>
            <w:noWrap/>
            <w:hideMark/>
          </w:tcPr>
          <w:p w:rsidR="00551D8D" w:rsidRPr="00E448D9" w:rsidP="00A024F3" w14:paraId="2BEFC01B"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0:42:27</w:t>
            </w:r>
          </w:p>
        </w:tc>
        <w:tc>
          <w:tcPr>
            <w:tcW w:w="0" w:type="auto"/>
            <w:noWrap/>
            <w:hideMark/>
          </w:tcPr>
          <w:p w:rsidR="00551D8D" w:rsidRPr="00E448D9" w:rsidP="00A024F3" w14:paraId="27A9974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FPL_3</w:t>
            </w:r>
          </w:p>
        </w:tc>
      </w:tr>
      <w:tr w14:paraId="69ABD7AB" w14:textId="77777777" w:rsidTr="00A024F3">
        <w:tblPrEx>
          <w:tblW w:w="0" w:type="auto"/>
          <w:jc w:val="center"/>
          <w:tblLook w:val="04A0"/>
        </w:tblPrEx>
        <w:trPr>
          <w:trHeight w:val="283"/>
          <w:jc w:val="center"/>
        </w:trPr>
        <w:tc>
          <w:tcPr>
            <w:tcW w:w="0" w:type="auto"/>
            <w:noWrap/>
            <w:hideMark/>
          </w:tcPr>
          <w:p w:rsidR="00551D8D" w:rsidRPr="00E448D9" w:rsidP="00A024F3" w14:paraId="595DBF34"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4</w:t>
            </w:r>
          </w:p>
        </w:tc>
        <w:tc>
          <w:tcPr>
            <w:tcW w:w="0" w:type="auto"/>
            <w:noWrap/>
            <w:hideMark/>
          </w:tcPr>
          <w:p w:rsidR="00551D8D" w:rsidRPr="00E448D9" w:rsidP="00A024F3" w14:paraId="7C7D00E8"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CSC8763-DKH1679-KNA8291</w:t>
            </w:r>
          </w:p>
        </w:tc>
        <w:tc>
          <w:tcPr>
            <w:tcW w:w="0" w:type="auto"/>
            <w:noWrap/>
            <w:hideMark/>
          </w:tcPr>
          <w:p w:rsidR="00551D8D" w:rsidRPr="00E448D9" w:rsidP="00A024F3" w14:paraId="6298CE5F"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1:18:06</w:t>
            </w:r>
          </w:p>
        </w:tc>
        <w:tc>
          <w:tcPr>
            <w:tcW w:w="0" w:type="auto"/>
            <w:noWrap/>
            <w:hideMark/>
          </w:tcPr>
          <w:p w:rsidR="00551D8D" w:rsidRPr="00E448D9" w:rsidP="00A024F3" w14:paraId="1B3209BA"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FPL_4</w:t>
            </w:r>
          </w:p>
        </w:tc>
      </w:tr>
      <w:tr w14:paraId="60020589" w14:textId="77777777" w:rsidTr="00A024F3">
        <w:tblPrEx>
          <w:tblW w:w="0" w:type="auto"/>
          <w:jc w:val="center"/>
          <w:tblLook w:val="04A0"/>
        </w:tblPrEx>
        <w:trPr>
          <w:trHeight w:val="283"/>
          <w:jc w:val="center"/>
        </w:trPr>
        <w:tc>
          <w:tcPr>
            <w:tcW w:w="0" w:type="auto"/>
            <w:noWrap/>
            <w:hideMark/>
          </w:tcPr>
          <w:p w:rsidR="00551D8D" w:rsidRPr="00E448D9" w:rsidP="00A024F3" w14:paraId="007DB6AF"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5</w:t>
            </w:r>
          </w:p>
        </w:tc>
        <w:tc>
          <w:tcPr>
            <w:tcW w:w="0" w:type="auto"/>
            <w:noWrap/>
            <w:hideMark/>
          </w:tcPr>
          <w:p w:rsidR="00551D8D" w:rsidRPr="00E448D9" w:rsidP="00A024F3" w14:paraId="71D5F8D7"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CGZ7136-CSN3657-CSN6690</w:t>
            </w:r>
          </w:p>
        </w:tc>
        <w:tc>
          <w:tcPr>
            <w:tcW w:w="0" w:type="auto"/>
            <w:noWrap/>
            <w:hideMark/>
          </w:tcPr>
          <w:p w:rsidR="00551D8D" w:rsidRPr="00E448D9" w:rsidP="00A024F3" w14:paraId="38B842D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1:09:30</w:t>
            </w:r>
          </w:p>
        </w:tc>
        <w:tc>
          <w:tcPr>
            <w:tcW w:w="0" w:type="auto"/>
            <w:noWrap/>
            <w:hideMark/>
          </w:tcPr>
          <w:p w:rsidR="00551D8D" w:rsidRPr="00E448D9" w:rsidP="00A024F3" w14:paraId="0FE85B44"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FPL_5</w:t>
            </w:r>
          </w:p>
        </w:tc>
      </w:tr>
      <w:tr w14:paraId="6EE1E6AB" w14:textId="77777777" w:rsidTr="00A024F3">
        <w:tblPrEx>
          <w:tblW w:w="0" w:type="auto"/>
          <w:jc w:val="center"/>
          <w:tblLook w:val="04A0"/>
        </w:tblPrEx>
        <w:trPr>
          <w:trHeight w:val="283"/>
          <w:jc w:val="center"/>
        </w:trPr>
        <w:tc>
          <w:tcPr>
            <w:tcW w:w="0" w:type="auto"/>
            <w:noWrap/>
            <w:hideMark/>
          </w:tcPr>
          <w:p w:rsidR="00551D8D" w:rsidRPr="00E448D9" w:rsidP="00A024F3" w14:paraId="489B3DB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6</w:t>
            </w:r>
          </w:p>
        </w:tc>
        <w:tc>
          <w:tcPr>
            <w:tcW w:w="0" w:type="auto"/>
            <w:noWrap/>
            <w:hideMark/>
          </w:tcPr>
          <w:p w:rsidR="00551D8D" w:rsidRPr="00E448D9" w:rsidP="00A024F3" w14:paraId="069AC935"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CES5129-CES5134-CES5137</w:t>
            </w:r>
          </w:p>
        </w:tc>
        <w:tc>
          <w:tcPr>
            <w:tcW w:w="0" w:type="auto"/>
            <w:noWrap/>
            <w:hideMark/>
          </w:tcPr>
          <w:p w:rsidR="00551D8D" w:rsidRPr="00E448D9" w:rsidP="00A024F3" w14:paraId="7B25AD2C"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0:49:48</w:t>
            </w:r>
          </w:p>
        </w:tc>
        <w:tc>
          <w:tcPr>
            <w:tcW w:w="0" w:type="auto"/>
            <w:noWrap/>
            <w:hideMark/>
          </w:tcPr>
          <w:p w:rsidR="00551D8D" w:rsidRPr="00E448D9" w:rsidP="00A024F3" w14:paraId="6F7176A7"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FPL_6</w:t>
            </w:r>
          </w:p>
        </w:tc>
      </w:tr>
      <w:tr w14:paraId="4DD2F146" w14:textId="77777777" w:rsidTr="00A024F3">
        <w:tblPrEx>
          <w:tblW w:w="0" w:type="auto"/>
          <w:jc w:val="center"/>
          <w:tblLook w:val="04A0"/>
        </w:tblPrEx>
        <w:trPr>
          <w:trHeight w:val="283"/>
          <w:jc w:val="center"/>
        </w:trPr>
        <w:tc>
          <w:tcPr>
            <w:tcW w:w="0" w:type="auto"/>
            <w:noWrap/>
            <w:hideMark/>
          </w:tcPr>
          <w:p w:rsidR="00551D8D" w:rsidRPr="00E448D9" w:rsidP="00A024F3" w14:paraId="384F9C15" w14:textId="40076DBE">
            <w:pPr>
              <w:widowControl/>
              <w:spacing w:line="240" w:lineRule="auto"/>
              <w:ind w:firstLine="0" w:firstLineChars="0"/>
              <w:jc w:val="center"/>
              <w:rPr>
                <w:rFonts w:eastAsia="等线"/>
                <w:iCs w:val="0"/>
                <w:color w:val="000000"/>
                <w:sz w:val="16"/>
                <w:szCs w:val="18"/>
              </w:rPr>
            </w:pPr>
            <w:r>
              <w:rPr>
                <w:rFonts w:eastAsia="等线" w:hint="eastAsia"/>
                <w:iCs w:val="0"/>
                <w:color w:val="000000"/>
                <w:sz w:val="16"/>
                <w:szCs w:val="18"/>
                <w:lang w:val="en-GB"/>
              </w:rPr>
              <w:t>7</w:t>
            </w:r>
          </w:p>
        </w:tc>
        <w:tc>
          <w:tcPr>
            <w:tcW w:w="0" w:type="auto"/>
            <w:noWrap/>
            <w:hideMark/>
          </w:tcPr>
          <w:p w:rsidR="00551D8D" w:rsidRPr="00E448D9" w:rsidP="00A024F3" w14:paraId="6123A433"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CCA1806-CCA1843-CHH7523</w:t>
            </w:r>
          </w:p>
        </w:tc>
        <w:tc>
          <w:tcPr>
            <w:tcW w:w="0" w:type="auto"/>
            <w:noWrap/>
            <w:hideMark/>
          </w:tcPr>
          <w:p w:rsidR="00551D8D" w:rsidRPr="00E448D9" w:rsidP="00A024F3" w14:paraId="2F5F18D0"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1:01:52</w:t>
            </w:r>
          </w:p>
        </w:tc>
        <w:tc>
          <w:tcPr>
            <w:tcW w:w="0" w:type="auto"/>
            <w:noWrap/>
            <w:hideMark/>
          </w:tcPr>
          <w:p w:rsidR="00551D8D" w:rsidRPr="00E448D9" w:rsidP="00A024F3" w14:paraId="6E47A6B2" w14:textId="3825E045">
            <w:pPr>
              <w:widowControl/>
              <w:spacing w:line="240" w:lineRule="auto"/>
              <w:ind w:firstLine="0" w:firstLineChars="0"/>
              <w:jc w:val="center"/>
              <w:rPr>
                <w:rFonts w:eastAsia="等线"/>
                <w:iCs w:val="0"/>
                <w:color w:val="000000"/>
                <w:sz w:val="16"/>
                <w:szCs w:val="18"/>
              </w:rPr>
            </w:pPr>
            <w:r w:rsidR="001733FD">
              <w:rPr>
                <w:rFonts w:eastAsia="等线"/>
                <w:iCs w:val="0"/>
                <w:color w:val="000000"/>
                <w:sz w:val="16"/>
                <w:szCs w:val="18"/>
                <w:lang w:val="en-GB"/>
              </w:rPr>
              <w:t>FPL_7</w:t>
            </w:r>
          </w:p>
        </w:tc>
      </w:tr>
      <w:tr w14:paraId="0E4C9FE0" w14:textId="77777777" w:rsidTr="00A024F3">
        <w:tblPrEx>
          <w:tblW w:w="0" w:type="auto"/>
          <w:jc w:val="center"/>
          <w:tblLook w:val="04A0"/>
        </w:tblPrEx>
        <w:trPr>
          <w:trHeight w:val="283"/>
          <w:jc w:val="center"/>
        </w:trPr>
        <w:tc>
          <w:tcPr>
            <w:tcW w:w="0" w:type="auto"/>
            <w:tcBorders>
              <w:bottom w:val="single" w:sz="12" w:space="0" w:color="auto"/>
            </w:tcBorders>
            <w:noWrap/>
            <w:hideMark/>
          </w:tcPr>
          <w:p w:rsidR="00551D8D" w:rsidRPr="00E448D9" w:rsidP="00A024F3" w14:paraId="307EF8F3" w14:textId="10AD2E9B">
            <w:pPr>
              <w:widowControl/>
              <w:spacing w:line="240" w:lineRule="auto"/>
              <w:ind w:firstLine="0" w:firstLineChars="0"/>
              <w:jc w:val="center"/>
              <w:rPr>
                <w:rFonts w:eastAsia="等线"/>
                <w:iCs w:val="0"/>
                <w:color w:val="000000"/>
                <w:sz w:val="16"/>
                <w:szCs w:val="18"/>
              </w:rPr>
            </w:pPr>
            <w:r>
              <w:rPr>
                <w:rFonts w:eastAsia="等线" w:hint="eastAsia"/>
                <w:iCs w:val="0"/>
                <w:color w:val="000000"/>
                <w:sz w:val="16"/>
                <w:szCs w:val="18"/>
                <w:lang w:val="en-GB"/>
              </w:rPr>
              <w:t>8</w:t>
            </w:r>
          </w:p>
        </w:tc>
        <w:tc>
          <w:tcPr>
            <w:tcW w:w="0" w:type="auto"/>
            <w:tcBorders>
              <w:bottom w:val="single" w:sz="12" w:space="0" w:color="auto"/>
            </w:tcBorders>
            <w:noWrap/>
            <w:hideMark/>
          </w:tcPr>
          <w:p w:rsidR="00551D8D" w:rsidRPr="00E448D9" w:rsidP="00A024F3" w14:paraId="1221590C"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CCA1787-CSN6569-FZA6556</w:t>
            </w:r>
          </w:p>
        </w:tc>
        <w:tc>
          <w:tcPr>
            <w:tcW w:w="0" w:type="auto"/>
            <w:tcBorders>
              <w:bottom w:val="single" w:sz="12" w:space="0" w:color="auto"/>
            </w:tcBorders>
            <w:noWrap/>
            <w:hideMark/>
          </w:tcPr>
          <w:p w:rsidR="00551D8D" w:rsidRPr="00E448D9" w:rsidP="00A024F3" w14:paraId="2461E1E0" w14:textId="77777777">
            <w:pPr>
              <w:widowControl/>
              <w:spacing w:line="240" w:lineRule="auto"/>
              <w:ind w:firstLine="0" w:firstLineChars="0"/>
              <w:jc w:val="center"/>
              <w:rPr>
                <w:rFonts w:eastAsia="等线"/>
                <w:iCs w:val="0"/>
                <w:color w:val="000000"/>
                <w:sz w:val="16"/>
                <w:szCs w:val="18"/>
              </w:rPr>
            </w:pPr>
            <w:r w:rsidRPr="00E448D9">
              <w:rPr>
                <w:rFonts w:eastAsia="等线"/>
                <w:iCs w:val="0"/>
                <w:color w:val="000000"/>
                <w:sz w:val="16"/>
                <w:szCs w:val="18"/>
                <w:lang w:val="en-GB"/>
              </w:rPr>
              <w:t>1:15:30</w:t>
            </w:r>
          </w:p>
        </w:tc>
        <w:tc>
          <w:tcPr>
            <w:tcW w:w="0" w:type="auto"/>
            <w:tcBorders>
              <w:bottom w:val="single" w:sz="12" w:space="0" w:color="auto"/>
            </w:tcBorders>
            <w:noWrap/>
            <w:hideMark/>
          </w:tcPr>
          <w:p w:rsidR="00551D8D" w:rsidRPr="00E448D9" w:rsidP="00A024F3" w14:paraId="5A2310E9" w14:textId="073FEDAC">
            <w:pPr>
              <w:widowControl/>
              <w:spacing w:line="240" w:lineRule="auto"/>
              <w:ind w:firstLine="0" w:firstLineChars="0"/>
              <w:jc w:val="center"/>
              <w:rPr>
                <w:rFonts w:eastAsia="等线"/>
                <w:iCs w:val="0"/>
                <w:color w:val="000000"/>
                <w:sz w:val="16"/>
                <w:szCs w:val="18"/>
              </w:rPr>
            </w:pPr>
            <w:r w:rsidR="001733FD">
              <w:rPr>
                <w:rFonts w:eastAsia="等线"/>
                <w:iCs w:val="0"/>
                <w:color w:val="000000"/>
                <w:sz w:val="16"/>
                <w:szCs w:val="18"/>
                <w:lang w:val="en-GB"/>
              </w:rPr>
              <w:t>FPL_8</w:t>
            </w:r>
          </w:p>
        </w:tc>
      </w:tr>
    </w:tbl>
    <w:p w:rsidR="00551D8D" w:rsidRPr="0022342D" w:rsidP="00A936D2" w14:paraId="47E78D9D" w14:textId="34AAB421">
      <w:pPr>
        <w:pStyle w:val="Caption"/>
        <w:keepNext/>
        <w:spacing w:before="156" w:beforeLines="50" w:line="240" w:lineRule="auto"/>
        <w:ind w:left="425" w:right="425" w:firstLine="0" w:firstLineChars="0"/>
      </w:pPr>
      <w:bookmarkStart w:id="652" w:name="_Ref73699212"/>
      <w:r>
        <w:rPr>
          <w:lang w:val="en-GB"/>
        </w:rPr>
        <w:t>Table</w:t>
      </w:r>
      <w:r>
        <w:rPr>
          <w:lang w:val="en-GB"/>
        </w:rPr>
        <w:t xml:space="preserve"> </w:t>
      </w:r>
      <w:r>
        <w:rPr>
          <w:noProof/>
        </w:rPr>
        <w:fldChar w:fldCharType="begin"/>
      </w:r>
      <w:r>
        <w:rPr>
          <w:noProof/>
          <w:lang w:val="en-GB"/>
        </w:rPr>
        <w:instrText xml:space="preserve"> </w:instrText>
      </w:r>
      <w:r>
        <w:rPr>
          <w:noProof/>
          <w:lang w:val="en-GB"/>
        </w:rPr>
        <w:instrText xml:space="preserve">SEQ Table \* ARABIC </w:instrText>
      </w:r>
      <w:r>
        <w:rPr>
          <w:noProof/>
        </w:rPr>
        <w:fldChar w:fldCharType="separate"/>
      </w:r>
      <w:r w:rsidR="002846FC">
        <w:rPr>
          <w:noProof/>
          <w:lang w:val="en-GB"/>
        </w:rPr>
        <w:t>2</w:t>
      </w:r>
      <w:r>
        <w:rPr>
          <w:noProof/>
        </w:rPr>
        <w:fldChar w:fldCharType="end"/>
      </w:r>
      <w:bookmarkEnd w:id="652"/>
      <w:r w:rsidR="0022342D">
        <w:rPr>
          <w:lang w:val="en-GB"/>
        </w:rPr>
        <w:t>. The format of flight plan data in scenario 1 (part).</w:t>
      </w:r>
    </w:p>
    <w:tbl>
      <w:tblPr>
        <w:tblW w:w="0" w:type="auto"/>
        <w:jc w:val="center"/>
        <w:tblLook w:val="04A0"/>
      </w:tblPr>
      <w:tblGrid>
        <w:gridCol w:w="652"/>
        <w:gridCol w:w="874"/>
        <w:gridCol w:w="999"/>
        <w:gridCol w:w="723"/>
        <w:gridCol w:w="896"/>
        <w:gridCol w:w="1150"/>
        <w:gridCol w:w="830"/>
        <w:gridCol w:w="830"/>
      </w:tblGrid>
      <w:tr w14:paraId="182ADB5E" w14:textId="77777777" w:rsidTr="00FA2012">
        <w:tblPrEx>
          <w:tblW w:w="0" w:type="auto"/>
          <w:jc w:val="center"/>
          <w:tblLook w:val="04A0"/>
        </w:tblPrEx>
        <w:trPr>
          <w:trHeight w:val="283"/>
          <w:jc w:val="center"/>
        </w:trPr>
        <w:tc>
          <w:tcPr>
            <w:tcW w:w="0" w:type="auto"/>
            <w:tcBorders>
              <w:top w:val="single" w:sz="12" w:space="0" w:color="auto"/>
              <w:bottom w:val="single" w:sz="4" w:space="0" w:color="auto"/>
            </w:tcBorders>
            <w:shd w:val="clear" w:color="auto" w:fill="auto"/>
            <w:noWrap/>
            <w:vAlign w:val="center"/>
            <w:hideMark/>
          </w:tcPr>
          <w:p w:rsidR="00FA2012" w:rsidRPr="00E448D9" w:rsidP="00FA2012" w14:paraId="68E9A001" w14:textId="1A5E99E8">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Flight</w:t>
            </w:r>
          </w:p>
          <w:p w:rsidR="00C4714B" w:rsidRPr="00E448D9" w:rsidP="00282449" w14:paraId="79974C04"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Plans</w:t>
            </w:r>
          </w:p>
        </w:tc>
        <w:tc>
          <w:tcPr>
            <w:tcW w:w="0" w:type="auto"/>
            <w:tcBorders>
              <w:top w:val="single" w:sz="12" w:space="0" w:color="auto"/>
              <w:bottom w:val="single" w:sz="4" w:space="0" w:color="auto"/>
            </w:tcBorders>
            <w:shd w:val="clear" w:color="auto" w:fill="auto"/>
            <w:noWrap/>
            <w:vAlign w:val="center"/>
            <w:hideMark/>
          </w:tcPr>
          <w:p w:rsidR="00C4714B" w:rsidRPr="00E448D9" w:rsidP="00282449" w14:paraId="3C4C3595"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Callsign</w:t>
            </w:r>
          </w:p>
        </w:tc>
        <w:tc>
          <w:tcPr>
            <w:tcW w:w="0" w:type="auto"/>
            <w:tcBorders>
              <w:top w:val="single" w:sz="12" w:space="0" w:color="auto"/>
              <w:bottom w:val="single" w:sz="4" w:space="0" w:color="auto"/>
            </w:tcBorders>
            <w:shd w:val="clear" w:color="auto" w:fill="auto"/>
            <w:noWrap/>
            <w:vAlign w:val="center"/>
            <w:hideMark/>
          </w:tcPr>
          <w:p w:rsidR="00C4714B" w:rsidRPr="00E448D9" w:rsidP="00282449" w14:paraId="52B05FFB"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Registration</w:t>
            </w:r>
          </w:p>
        </w:tc>
        <w:tc>
          <w:tcPr>
            <w:tcW w:w="0" w:type="auto"/>
            <w:tcBorders>
              <w:top w:val="single" w:sz="12" w:space="0" w:color="auto"/>
              <w:bottom w:val="single" w:sz="4" w:space="0" w:color="auto"/>
            </w:tcBorders>
            <w:shd w:val="clear" w:color="auto" w:fill="auto"/>
            <w:noWrap/>
            <w:vAlign w:val="center"/>
            <w:hideMark/>
          </w:tcPr>
          <w:p w:rsidR="00FA2012" w:rsidP="00282449" w14:paraId="577134F6"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Aircraft</w:t>
            </w:r>
          </w:p>
          <w:p w:rsidR="00C4714B" w:rsidRPr="00E448D9" w:rsidP="00282449" w14:paraId="535F0BA1" w14:textId="100CD5C2">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Type</w:t>
            </w:r>
          </w:p>
        </w:tc>
        <w:tc>
          <w:tcPr>
            <w:tcW w:w="0" w:type="auto"/>
            <w:tcBorders>
              <w:top w:val="single" w:sz="12" w:space="0" w:color="auto"/>
              <w:bottom w:val="single" w:sz="4" w:space="0" w:color="auto"/>
            </w:tcBorders>
            <w:shd w:val="clear" w:color="auto" w:fill="auto"/>
            <w:noWrap/>
            <w:vAlign w:val="center"/>
            <w:hideMark/>
          </w:tcPr>
          <w:p w:rsidR="00FA2012" w:rsidP="00282449" w14:paraId="622A7C6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Start Time</w:t>
            </w:r>
          </w:p>
          <w:p w:rsidR="00C4714B" w:rsidRPr="00E448D9" w:rsidP="00282449" w14:paraId="4D1A7DE4" w14:textId="7BAACA94">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 xml:space="preserve"> (UCT)</w:t>
            </w:r>
          </w:p>
        </w:tc>
        <w:tc>
          <w:tcPr>
            <w:tcW w:w="0" w:type="auto"/>
            <w:tcBorders>
              <w:top w:val="single" w:sz="12" w:space="0" w:color="auto"/>
              <w:bottom w:val="single" w:sz="4" w:space="0" w:color="auto"/>
            </w:tcBorders>
            <w:shd w:val="clear" w:color="auto" w:fill="auto"/>
            <w:noWrap/>
            <w:vAlign w:val="center"/>
            <w:hideMark/>
          </w:tcPr>
          <w:p w:rsidR="00C4714B" w:rsidRPr="00E448D9" w:rsidP="00282449" w14:paraId="0C5C6D5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Route</w:t>
            </w:r>
          </w:p>
        </w:tc>
        <w:tc>
          <w:tcPr>
            <w:tcW w:w="0" w:type="auto"/>
            <w:tcBorders>
              <w:top w:val="single" w:sz="12" w:space="0" w:color="auto"/>
              <w:bottom w:val="single" w:sz="4" w:space="0" w:color="auto"/>
            </w:tcBorders>
            <w:shd w:val="clear" w:color="auto" w:fill="auto"/>
            <w:noWrap/>
            <w:vAlign w:val="center"/>
            <w:hideMark/>
          </w:tcPr>
          <w:p w:rsidR="00FA2012" w:rsidP="00E448D9" w14:paraId="29CD78DF" w14:textId="77777777">
            <w:pPr>
              <w:widowControl/>
              <w:spacing w:line="240" w:lineRule="auto"/>
              <w:ind w:firstLine="0" w:firstLineChars="0"/>
              <w:jc w:val="center"/>
              <w:rPr>
                <w:rFonts w:eastAsia="等线"/>
                <w:iCs w:val="0"/>
                <w:color w:val="000000"/>
                <w:kern w:val="0"/>
                <w:sz w:val="16"/>
                <w:szCs w:val="18"/>
              </w:rPr>
            </w:pPr>
            <w:r w:rsidR="00E448D9">
              <w:rPr>
                <w:rFonts w:eastAsia="等线"/>
                <w:iCs w:val="0"/>
                <w:color w:val="000000"/>
                <w:kern w:val="0"/>
                <w:sz w:val="16"/>
                <w:szCs w:val="18"/>
                <w:lang w:val="en-GB"/>
              </w:rPr>
              <w:t>Current</w:t>
            </w:r>
          </w:p>
          <w:p w:rsidR="00C4714B" w:rsidRPr="00E448D9" w:rsidP="00E448D9" w14:paraId="3A0126BE" w14:textId="12F3B0AC">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Level</w:t>
            </w:r>
            <w:ins w:id="653" w:author="Editor" w:date="2021-07-20T07:39:36Z">
              <w:r w:rsidRPr="00E448D9">
                <w:rPr>
                  <w:rFonts w:eastAsia="等线"/>
                  <w:iCs w:val="0"/>
                  <w:color w:val="000000"/>
                  <w:kern w:val="0"/>
                  <w:sz w:val="16"/>
                  <w:szCs w:val="18"/>
                  <w:lang w:val="en-GB"/>
                </w:rPr>
                <w:t>/</w:t>
              </w:r>
            </w:ins>
            <w:del w:id="654" w:author="Editor" w:date="2021-07-20T07:39:36Z">
              <w:r w:rsidRPr="00E448D9">
                <w:rPr>
                  <w:rFonts w:eastAsia="等线"/>
                  <w:iCs w:val="0"/>
                  <w:color w:val="000000"/>
                  <w:kern w:val="0"/>
                  <w:sz w:val="16"/>
                  <w:szCs w:val="18"/>
                  <w:lang w:val="en-GB"/>
                </w:rPr>
                <w:delText xml:space="preserve"> / </w:delText>
              </w:r>
            </w:del>
            <w:r w:rsidRPr="00E448D9">
              <w:rPr>
                <w:rFonts w:eastAsia="等线"/>
                <w:iCs w:val="0"/>
                <w:color w:val="000000"/>
                <w:kern w:val="0"/>
                <w:sz w:val="16"/>
                <w:szCs w:val="18"/>
                <w:lang w:val="en-GB"/>
              </w:rPr>
              <w:t>m</w:t>
            </w:r>
          </w:p>
        </w:tc>
        <w:tc>
          <w:tcPr>
            <w:tcW w:w="0" w:type="auto"/>
            <w:tcBorders>
              <w:top w:val="single" w:sz="12" w:space="0" w:color="auto"/>
              <w:bottom w:val="single" w:sz="4" w:space="0" w:color="auto"/>
            </w:tcBorders>
            <w:shd w:val="clear" w:color="auto" w:fill="auto"/>
            <w:noWrap/>
            <w:vAlign w:val="center"/>
            <w:hideMark/>
          </w:tcPr>
          <w:p w:rsidR="00FA2012" w:rsidP="00E448D9" w14:paraId="649DAD43"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Target</w:t>
            </w:r>
          </w:p>
          <w:p w:rsidR="00C4714B" w:rsidRPr="00E448D9" w:rsidP="00E448D9" w14:paraId="59826DC2" w14:textId="4AA2DA4E">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Level</w:t>
            </w:r>
            <w:ins w:id="655" w:author="Editor" w:date="2021-07-20T07:39:36Z">
              <w:r w:rsidRPr="00E448D9">
                <w:rPr>
                  <w:rFonts w:eastAsia="等线" w:hint="eastAsia"/>
                  <w:iCs w:val="0"/>
                  <w:color w:val="000000"/>
                  <w:kern w:val="0"/>
                  <w:sz w:val="16"/>
                  <w:szCs w:val="18"/>
                  <w:lang w:val="en-GB"/>
                </w:rPr>
                <w:t>/</w:t>
              </w:r>
            </w:ins>
            <w:del w:id="656" w:author="Editor" w:date="2021-07-20T07:39:36Z">
              <w:r w:rsidRPr="00E448D9">
                <w:rPr>
                  <w:rFonts w:eastAsia="等线" w:hint="eastAsia"/>
                  <w:iCs w:val="0"/>
                  <w:color w:val="000000"/>
                  <w:kern w:val="0"/>
                  <w:sz w:val="16"/>
                  <w:szCs w:val="18"/>
                  <w:lang w:val="en-GB"/>
                </w:rPr>
                <w:delText xml:space="preserve"> /</w:delText>
              </w:r>
            </w:del>
            <w:del w:id="657" w:author="Editor" w:date="2021-07-20T07:39:36Z">
              <w:r w:rsidRPr="00E448D9">
                <w:rPr>
                  <w:rFonts w:eastAsia="等线"/>
                  <w:iCs w:val="0"/>
                  <w:color w:val="000000"/>
                  <w:kern w:val="0"/>
                  <w:sz w:val="16"/>
                  <w:szCs w:val="18"/>
                  <w:lang w:val="en-GB"/>
                </w:rPr>
                <w:delText xml:space="preserve"> </w:delText>
              </w:r>
            </w:del>
            <w:r w:rsidRPr="00E448D9">
              <w:rPr>
                <w:rFonts w:eastAsia="等线"/>
                <w:iCs w:val="0"/>
                <w:color w:val="000000"/>
                <w:kern w:val="0"/>
                <w:sz w:val="16"/>
                <w:szCs w:val="18"/>
                <w:lang w:val="en-GB"/>
              </w:rPr>
              <w:t>m</w:t>
            </w:r>
          </w:p>
        </w:tc>
      </w:tr>
      <w:tr w14:paraId="40F3B52C" w14:textId="77777777" w:rsidTr="00FA2012">
        <w:tblPrEx>
          <w:tblW w:w="0" w:type="auto"/>
          <w:jc w:val="center"/>
          <w:tblLook w:val="04A0"/>
        </w:tblPrEx>
        <w:trPr>
          <w:trHeight w:val="283"/>
          <w:jc w:val="center"/>
        </w:trPr>
        <w:tc>
          <w:tcPr>
            <w:tcW w:w="0" w:type="auto"/>
            <w:tcBorders>
              <w:top w:val="single" w:sz="4" w:space="0" w:color="auto"/>
            </w:tcBorders>
            <w:shd w:val="clear" w:color="auto" w:fill="auto"/>
            <w:noWrap/>
            <w:vAlign w:val="center"/>
            <w:hideMark/>
          </w:tcPr>
          <w:p w:rsidR="00C4714B" w:rsidRPr="00E448D9" w:rsidP="00282449" w14:paraId="3F2E5B7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tcBorders>
              <w:top w:val="single" w:sz="4" w:space="0" w:color="auto"/>
            </w:tcBorders>
            <w:shd w:val="clear" w:color="auto" w:fill="auto"/>
            <w:noWrap/>
            <w:vAlign w:val="center"/>
            <w:hideMark/>
          </w:tcPr>
          <w:p w:rsidR="00C4714B" w:rsidRPr="00E448D9" w:rsidP="00282449" w14:paraId="7077FEE1"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CQH8696</w:t>
            </w:r>
          </w:p>
        </w:tc>
        <w:tc>
          <w:tcPr>
            <w:tcW w:w="0" w:type="auto"/>
            <w:tcBorders>
              <w:top w:val="single" w:sz="4" w:space="0" w:color="auto"/>
            </w:tcBorders>
            <w:shd w:val="clear" w:color="auto" w:fill="auto"/>
            <w:noWrap/>
            <w:vAlign w:val="center"/>
            <w:hideMark/>
          </w:tcPr>
          <w:p w:rsidR="00C4714B" w:rsidRPr="00E448D9" w:rsidP="00282449" w14:paraId="4679FA5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B1807</w:t>
            </w:r>
          </w:p>
        </w:tc>
        <w:tc>
          <w:tcPr>
            <w:tcW w:w="0" w:type="auto"/>
            <w:tcBorders>
              <w:top w:val="single" w:sz="4" w:space="0" w:color="auto"/>
            </w:tcBorders>
            <w:shd w:val="clear" w:color="auto" w:fill="auto"/>
            <w:noWrap/>
            <w:vAlign w:val="center"/>
            <w:hideMark/>
          </w:tcPr>
          <w:p w:rsidR="00C4714B" w:rsidRPr="00E448D9" w:rsidP="00282449" w14:paraId="5085DE81"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AT45</w:t>
            </w:r>
          </w:p>
        </w:tc>
        <w:tc>
          <w:tcPr>
            <w:tcW w:w="0" w:type="auto"/>
            <w:tcBorders>
              <w:top w:val="single" w:sz="4" w:space="0" w:color="auto"/>
            </w:tcBorders>
            <w:shd w:val="clear" w:color="auto" w:fill="auto"/>
            <w:noWrap/>
            <w:vAlign w:val="center"/>
            <w:hideMark/>
          </w:tcPr>
          <w:p w:rsidR="00C4714B" w:rsidRPr="00E448D9" w:rsidP="00282449" w14:paraId="3AB5E13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0:00:01</w:t>
            </w:r>
          </w:p>
        </w:tc>
        <w:tc>
          <w:tcPr>
            <w:tcW w:w="0" w:type="auto"/>
            <w:tcBorders>
              <w:top w:val="single" w:sz="4" w:space="0" w:color="auto"/>
            </w:tcBorders>
            <w:shd w:val="clear" w:color="auto" w:fill="auto"/>
            <w:noWrap/>
            <w:vAlign w:val="center"/>
            <w:hideMark/>
          </w:tcPr>
          <w:p w:rsidR="00C4714B" w:rsidRPr="00E448D9" w:rsidP="00282449" w14:paraId="6E8DD976"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ZSNB-ZYTX</w:t>
            </w:r>
          </w:p>
        </w:tc>
        <w:tc>
          <w:tcPr>
            <w:tcW w:w="0" w:type="auto"/>
            <w:tcBorders>
              <w:top w:val="single" w:sz="4" w:space="0" w:color="auto"/>
            </w:tcBorders>
            <w:shd w:val="clear" w:color="auto" w:fill="auto"/>
            <w:noWrap/>
            <w:vAlign w:val="center"/>
            <w:hideMark/>
          </w:tcPr>
          <w:p w:rsidR="00C4714B" w:rsidRPr="00E448D9" w:rsidP="00282449" w14:paraId="52DC85F1" w14:textId="081175F9">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c>
          <w:tcPr>
            <w:tcW w:w="0" w:type="auto"/>
            <w:tcBorders>
              <w:top w:val="single" w:sz="4" w:space="0" w:color="auto"/>
            </w:tcBorders>
            <w:shd w:val="clear" w:color="auto" w:fill="auto"/>
            <w:noWrap/>
            <w:vAlign w:val="center"/>
            <w:hideMark/>
          </w:tcPr>
          <w:p w:rsidR="00C4714B" w:rsidRPr="00E448D9" w:rsidP="00282449" w14:paraId="710B54F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r>
      <w:tr w14:paraId="00F1533F"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607A275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4944CE1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CSN6251</w:t>
            </w:r>
          </w:p>
        </w:tc>
        <w:tc>
          <w:tcPr>
            <w:tcW w:w="0" w:type="auto"/>
            <w:shd w:val="clear" w:color="auto" w:fill="auto"/>
            <w:noWrap/>
            <w:vAlign w:val="center"/>
            <w:hideMark/>
          </w:tcPr>
          <w:p w:rsidR="00C4714B" w:rsidRPr="00E448D9" w:rsidP="00282449" w14:paraId="6FA3F245"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B8995</w:t>
            </w:r>
          </w:p>
        </w:tc>
        <w:tc>
          <w:tcPr>
            <w:tcW w:w="0" w:type="auto"/>
            <w:shd w:val="clear" w:color="auto" w:fill="auto"/>
            <w:noWrap/>
            <w:vAlign w:val="center"/>
            <w:hideMark/>
          </w:tcPr>
          <w:p w:rsidR="00C4714B" w:rsidRPr="00E448D9" w:rsidP="00282449" w14:paraId="7F9222B2"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D728</w:t>
            </w:r>
          </w:p>
        </w:tc>
        <w:tc>
          <w:tcPr>
            <w:tcW w:w="0" w:type="auto"/>
            <w:shd w:val="clear" w:color="auto" w:fill="auto"/>
            <w:noWrap/>
            <w:vAlign w:val="center"/>
            <w:hideMark/>
          </w:tcPr>
          <w:p w:rsidR="00C4714B" w:rsidRPr="00E448D9" w:rsidP="00282449" w14:paraId="2449FA95"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0:11:38</w:t>
            </w:r>
          </w:p>
        </w:tc>
        <w:tc>
          <w:tcPr>
            <w:tcW w:w="0" w:type="auto"/>
            <w:shd w:val="clear" w:color="auto" w:fill="auto"/>
            <w:noWrap/>
            <w:vAlign w:val="center"/>
            <w:hideMark/>
          </w:tcPr>
          <w:p w:rsidR="00C4714B" w:rsidRPr="00E448D9" w:rsidP="00282449" w14:paraId="451ED99B"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ZYHB-ZSPD</w:t>
            </w:r>
          </w:p>
        </w:tc>
        <w:tc>
          <w:tcPr>
            <w:tcW w:w="0" w:type="auto"/>
            <w:shd w:val="clear" w:color="auto" w:fill="auto"/>
            <w:noWrap/>
            <w:vAlign w:val="center"/>
            <w:hideMark/>
          </w:tcPr>
          <w:p w:rsidR="00C4714B" w:rsidRPr="00E448D9" w:rsidP="00282449" w14:paraId="4B8EE0FB" w14:textId="4CF4B69A">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c>
          <w:tcPr>
            <w:tcW w:w="0" w:type="auto"/>
            <w:shd w:val="clear" w:color="auto" w:fill="auto"/>
            <w:noWrap/>
            <w:vAlign w:val="center"/>
            <w:hideMark/>
          </w:tcPr>
          <w:p w:rsidR="00C4714B" w:rsidRPr="00E448D9" w:rsidP="00282449" w14:paraId="4359D693"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r>
      <w:tr w14:paraId="0625B4D0"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0DE18D16"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20EE492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CXA8697</w:t>
            </w:r>
          </w:p>
        </w:tc>
        <w:tc>
          <w:tcPr>
            <w:tcW w:w="0" w:type="auto"/>
            <w:shd w:val="clear" w:color="auto" w:fill="auto"/>
            <w:noWrap/>
            <w:vAlign w:val="center"/>
            <w:hideMark/>
          </w:tcPr>
          <w:p w:rsidR="00C4714B" w:rsidRPr="00E448D9" w:rsidP="00282449" w14:paraId="707A286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B1971</w:t>
            </w:r>
          </w:p>
        </w:tc>
        <w:tc>
          <w:tcPr>
            <w:tcW w:w="0" w:type="auto"/>
            <w:shd w:val="clear" w:color="auto" w:fill="auto"/>
            <w:noWrap/>
            <w:vAlign w:val="center"/>
            <w:hideMark/>
          </w:tcPr>
          <w:p w:rsidR="00C4714B" w:rsidRPr="00E448D9" w:rsidP="00282449" w14:paraId="196DB8B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A380</w:t>
            </w:r>
          </w:p>
        </w:tc>
        <w:tc>
          <w:tcPr>
            <w:tcW w:w="0" w:type="auto"/>
            <w:shd w:val="clear" w:color="auto" w:fill="auto"/>
            <w:noWrap/>
            <w:vAlign w:val="center"/>
            <w:hideMark/>
          </w:tcPr>
          <w:p w:rsidR="00C4714B" w:rsidRPr="00E448D9" w:rsidP="00282449" w14:paraId="2153F32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2CA44BF4"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ZYTL-ZSHC</w:t>
            </w:r>
          </w:p>
        </w:tc>
        <w:tc>
          <w:tcPr>
            <w:tcW w:w="0" w:type="auto"/>
            <w:shd w:val="clear" w:color="auto" w:fill="auto"/>
            <w:noWrap/>
            <w:vAlign w:val="center"/>
            <w:hideMark/>
          </w:tcPr>
          <w:p w:rsidR="00C4714B" w:rsidRPr="00E448D9" w:rsidP="00282449" w14:paraId="3602A43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9,800</w:t>
            </w:r>
          </w:p>
        </w:tc>
        <w:tc>
          <w:tcPr>
            <w:tcW w:w="0" w:type="auto"/>
            <w:shd w:val="clear" w:color="auto" w:fill="auto"/>
            <w:noWrap/>
            <w:vAlign w:val="center"/>
            <w:hideMark/>
          </w:tcPr>
          <w:p w:rsidR="00C4714B" w:rsidRPr="00E448D9" w:rsidP="00282449" w14:paraId="1E636E6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r>
      <w:tr w14:paraId="740FB6F9"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6F96454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72ECE46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CSH9354</w:t>
            </w:r>
          </w:p>
        </w:tc>
        <w:tc>
          <w:tcPr>
            <w:tcW w:w="0" w:type="auto"/>
            <w:shd w:val="clear" w:color="auto" w:fill="auto"/>
            <w:noWrap/>
            <w:vAlign w:val="center"/>
            <w:hideMark/>
          </w:tcPr>
          <w:p w:rsidR="00C4714B" w:rsidRPr="00E448D9" w:rsidP="00282449" w14:paraId="0503FA73"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B7862</w:t>
            </w:r>
          </w:p>
        </w:tc>
        <w:tc>
          <w:tcPr>
            <w:tcW w:w="0" w:type="auto"/>
            <w:shd w:val="clear" w:color="auto" w:fill="auto"/>
            <w:noWrap/>
            <w:vAlign w:val="center"/>
            <w:hideMark/>
          </w:tcPr>
          <w:p w:rsidR="00C4714B" w:rsidRPr="00E448D9" w:rsidP="00282449" w14:paraId="04ABC0F5"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B763</w:t>
            </w:r>
          </w:p>
        </w:tc>
        <w:tc>
          <w:tcPr>
            <w:tcW w:w="0" w:type="auto"/>
            <w:shd w:val="clear" w:color="auto" w:fill="auto"/>
            <w:noWrap/>
            <w:vAlign w:val="center"/>
            <w:hideMark/>
          </w:tcPr>
          <w:p w:rsidR="00C4714B" w:rsidRPr="00E448D9" w:rsidP="00282449" w14:paraId="4C162CCD"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09C19E5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ZYCC-ZSWH</w:t>
            </w:r>
          </w:p>
        </w:tc>
        <w:tc>
          <w:tcPr>
            <w:tcW w:w="0" w:type="auto"/>
            <w:shd w:val="clear" w:color="auto" w:fill="auto"/>
            <w:noWrap/>
            <w:vAlign w:val="center"/>
            <w:hideMark/>
          </w:tcPr>
          <w:p w:rsidR="00C4714B" w:rsidRPr="00E448D9" w:rsidP="00282449" w14:paraId="63E4890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9,800</w:t>
            </w:r>
          </w:p>
        </w:tc>
        <w:tc>
          <w:tcPr>
            <w:tcW w:w="0" w:type="auto"/>
            <w:shd w:val="clear" w:color="auto" w:fill="auto"/>
            <w:noWrap/>
            <w:vAlign w:val="center"/>
            <w:hideMark/>
          </w:tcPr>
          <w:p w:rsidR="00C4714B" w:rsidRPr="00E448D9" w:rsidP="00282449" w14:paraId="516ADE4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7,500</w:t>
            </w:r>
          </w:p>
        </w:tc>
      </w:tr>
      <w:tr w14:paraId="28F4B117"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19EB630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76438F1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CDG4678</w:t>
            </w:r>
          </w:p>
        </w:tc>
        <w:tc>
          <w:tcPr>
            <w:tcW w:w="0" w:type="auto"/>
            <w:shd w:val="clear" w:color="auto" w:fill="auto"/>
            <w:noWrap/>
            <w:vAlign w:val="center"/>
            <w:hideMark/>
          </w:tcPr>
          <w:p w:rsidR="00C4714B" w:rsidRPr="00E448D9" w:rsidP="00282449" w14:paraId="18D61784"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B5785</w:t>
            </w:r>
          </w:p>
        </w:tc>
        <w:tc>
          <w:tcPr>
            <w:tcW w:w="0" w:type="auto"/>
            <w:shd w:val="clear" w:color="auto" w:fill="auto"/>
            <w:noWrap/>
            <w:vAlign w:val="center"/>
            <w:hideMark/>
          </w:tcPr>
          <w:p w:rsidR="00C4714B" w:rsidRPr="00E448D9" w:rsidP="00282449" w14:paraId="6850DD9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A320</w:t>
            </w:r>
          </w:p>
        </w:tc>
        <w:tc>
          <w:tcPr>
            <w:tcW w:w="0" w:type="auto"/>
            <w:shd w:val="clear" w:color="auto" w:fill="auto"/>
            <w:noWrap/>
            <w:vAlign w:val="center"/>
            <w:hideMark/>
          </w:tcPr>
          <w:p w:rsidR="00C4714B" w:rsidRPr="00E448D9" w:rsidP="00282449" w14:paraId="0152FF3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6815D4B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ZBAA-ZSRZ</w:t>
            </w:r>
          </w:p>
        </w:tc>
        <w:tc>
          <w:tcPr>
            <w:tcW w:w="0" w:type="auto"/>
            <w:shd w:val="clear" w:color="auto" w:fill="auto"/>
            <w:noWrap/>
            <w:vAlign w:val="center"/>
            <w:hideMark/>
          </w:tcPr>
          <w:p w:rsidR="00C4714B" w:rsidRPr="00E448D9" w:rsidP="00282449" w14:paraId="288F6F3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8,900</w:t>
            </w:r>
          </w:p>
        </w:tc>
        <w:tc>
          <w:tcPr>
            <w:tcW w:w="0" w:type="auto"/>
            <w:shd w:val="clear" w:color="auto" w:fill="auto"/>
            <w:noWrap/>
            <w:vAlign w:val="center"/>
            <w:hideMark/>
          </w:tcPr>
          <w:p w:rsidR="00C4714B" w:rsidRPr="00E448D9" w:rsidP="00282449" w14:paraId="21AA6F64"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8,400</w:t>
            </w:r>
          </w:p>
        </w:tc>
      </w:tr>
      <w:tr w14:paraId="1387ADFF"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4E3A7E12"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350353A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EPA6241</w:t>
            </w:r>
          </w:p>
        </w:tc>
        <w:tc>
          <w:tcPr>
            <w:tcW w:w="0" w:type="auto"/>
            <w:shd w:val="clear" w:color="auto" w:fill="auto"/>
            <w:noWrap/>
            <w:vAlign w:val="center"/>
            <w:hideMark/>
          </w:tcPr>
          <w:p w:rsidR="00C4714B" w:rsidRPr="00E448D9" w:rsidP="00282449" w14:paraId="5BAD02B6"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B1533</w:t>
            </w:r>
          </w:p>
        </w:tc>
        <w:tc>
          <w:tcPr>
            <w:tcW w:w="0" w:type="auto"/>
            <w:shd w:val="clear" w:color="auto" w:fill="auto"/>
            <w:noWrap/>
            <w:vAlign w:val="center"/>
            <w:hideMark/>
          </w:tcPr>
          <w:p w:rsidR="00C4714B" w:rsidRPr="00E448D9" w:rsidP="00282449" w14:paraId="174DE02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A330</w:t>
            </w:r>
          </w:p>
        </w:tc>
        <w:tc>
          <w:tcPr>
            <w:tcW w:w="0" w:type="auto"/>
            <w:shd w:val="clear" w:color="auto" w:fill="auto"/>
            <w:noWrap/>
            <w:vAlign w:val="center"/>
            <w:hideMark/>
          </w:tcPr>
          <w:p w:rsidR="00C4714B" w:rsidRPr="00E448D9" w:rsidP="00282449" w14:paraId="219DF2F2"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437DE42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ZGSZ-ZSLG</w:t>
            </w:r>
          </w:p>
        </w:tc>
        <w:tc>
          <w:tcPr>
            <w:tcW w:w="0" w:type="auto"/>
            <w:shd w:val="clear" w:color="auto" w:fill="auto"/>
            <w:noWrap/>
            <w:vAlign w:val="center"/>
            <w:hideMark/>
          </w:tcPr>
          <w:p w:rsidR="00C4714B" w:rsidRPr="00E448D9" w:rsidP="00282449" w14:paraId="4FA6E63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8,900</w:t>
            </w:r>
          </w:p>
        </w:tc>
        <w:tc>
          <w:tcPr>
            <w:tcW w:w="0" w:type="auto"/>
            <w:shd w:val="clear" w:color="auto" w:fill="auto"/>
            <w:noWrap/>
            <w:vAlign w:val="center"/>
            <w:hideMark/>
          </w:tcPr>
          <w:p w:rsidR="00C4714B" w:rsidRPr="00E448D9" w:rsidP="00282449" w14:paraId="50DAA65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9,800</w:t>
            </w:r>
          </w:p>
        </w:tc>
      </w:tr>
      <w:tr w14:paraId="03427116"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572ABA1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1D3310BB"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CHH7596</w:t>
            </w:r>
          </w:p>
        </w:tc>
        <w:tc>
          <w:tcPr>
            <w:tcW w:w="0" w:type="auto"/>
            <w:shd w:val="clear" w:color="auto" w:fill="auto"/>
            <w:noWrap/>
            <w:vAlign w:val="center"/>
            <w:hideMark/>
          </w:tcPr>
          <w:p w:rsidR="00C4714B" w:rsidRPr="00E448D9" w:rsidP="00282449" w14:paraId="4B1584C3"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B5338</w:t>
            </w:r>
          </w:p>
        </w:tc>
        <w:tc>
          <w:tcPr>
            <w:tcW w:w="0" w:type="auto"/>
            <w:shd w:val="clear" w:color="auto" w:fill="auto"/>
            <w:noWrap/>
            <w:vAlign w:val="center"/>
            <w:hideMark/>
          </w:tcPr>
          <w:p w:rsidR="00C4714B" w:rsidRPr="00E448D9" w:rsidP="00282449" w14:paraId="13931AD6"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B744</w:t>
            </w:r>
          </w:p>
        </w:tc>
        <w:tc>
          <w:tcPr>
            <w:tcW w:w="0" w:type="auto"/>
            <w:shd w:val="clear" w:color="auto" w:fill="auto"/>
            <w:noWrap/>
            <w:vAlign w:val="center"/>
            <w:hideMark/>
          </w:tcPr>
          <w:p w:rsidR="00C4714B" w:rsidRPr="00E448D9" w:rsidP="00282449" w14:paraId="0D79501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02028615"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ZSJN-ZYTL</w:t>
            </w:r>
          </w:p>
        </w:tc>
        <w:tc>
          <w:tcPr>
            <w:tcW w:w="0" w:type="auto"/>
            <w:shd w:val="clear" w:color="auto" w:fill="auto"/>
            <w:noWrap/>
            <w:vAlign w:val="center"/>
            <w:hideMark/>
          </w:tcPr>
          <w:p w:rsidR="00C4714B" w:rsidRPr="00E448D9" w:rsidP="00282449" w14:paraId="35DE938B"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8,100</w:t>
            </w:r>
          </w:p>
        </w:tc>
        <w:tc>
          <w:tcPr>
            <w:tcW w:w="0" w:type="auto"/>
            <w:shd w:val="clear" w:color="auto" w:fill="auto"/>
            <w:noWrap/>
            <w:vAlign w:val="center"/>
            <w:hideMark/>
          </w:tcPr>
          <w:p w:rsidR="00C4714B" w:rsidRPr="00E448D9" w:rsidP="00282449" w14:paraId="36CF1304"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7,800</w:t>
            </w:r>
          </w:p>
        </w:tc>
      </w:tr>
      <w:tr w14:paraId="7ED53638" w14:textId="77777777" w:rsidTr="00FA2012">
        <w:tblPrEx>
          <w:tblW w:w="0" w:type="auto"/>
          <w:jc w:val="center"/>
          <w:tblLook w:val="04A0"/>
        </w:tblPrEx>
        <w:trPr>
          <w:trHeight w:val="283"/>
          <w:jc w:val="center"/>
        </w:trPr>
        <w:tc>
          <w:tcPr>
            <w:tcW w:w="0" w:type="auto"/>
            <w:shd w:val="clear" w:color="auto" w:fill="auto"/>
            <w:noWrap/>
            <w:vAlign w:val="center"/>
            <w:hideMark/>
          </w:tcPr>
          <w:p w:rsidR="00C4714B" w:rsidRPr="00E448D9" w:rsidP="00282449" w14:paraId="26F91C6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shd w:val="clear" w:color="auto" w:fill="auto"/>
            <w:noWrap/>
            <w:vAlign w:val="center"/>
            <w:hideMark/>
          </w:tcPr>
          <w:p w:rsidR="00C4714B" w:rsidRPr="00E448D9" w:rsidP="00282449" w14:paraId="3DC46DB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CES2060</w:t>
            </w:r>
          </w:p>
        </w:tc>
        <w:tc>
          <w:tcPr>
            <w:tcW w:w="0" w:type="auto"/>
            <w:shd w:val="clear" w:color="auto" w:fill="auto"/>
            <w:noWrap/>
            <w:vAlign w:val="center"/>
            <w:hideMark/>
          </w:tcPr>
          <w:p w:rsidR="00C4714B" w:rsidRPr="00E448D9" w:rsidP="00282449" w14:paraId="33B220C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B6005</w:t>
            </w:r>
          </w:p>
        </w:tc>
        <w:tc>
          <w:tcPr>
            <w:tcW w:w="0" w:type="auto"/>
            <w:shd w:val="clear" w:color="auto" w:fill="auto"/>
            <w:noWrap/>
            <w:vAlign w:val="center"/>
            <w:hideMark/>
          </w:tcPr>
          <w:p w:rsidR="00C4714B" w:rsidRPr="00E448D9" w:rsidP="00282449" w14:paraId="53A16D6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B744</w:t>
            </w:r>
          </w:p>
        </w:tc>
        <w:tc>
          <w:tcPr>
            <w:tcW w:w="0" w:type="auto"/>
            <w:shd w:val="clear" w:color="auto" w:fill="auto"/>
            <w:noWrap/>
            <w:vAlign w:val="center"/>
            <w:hideMark/>
          </w:tcPr>
          <w:p w:rsidR="00C4714B" w:rsidRPr="00E448D9" w:rsidP="00282449" w14:paraId="72EFF2B2"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shd w:val="clear" w:color="auto" w:fill="auto"/>
            <w:noWrap/>
            <w:vAlign w:val="center"/>
            <w:hideMark/>
          </w:tcPr>
          <w:p w:rsidR="00C4714B" w:rsidRPr="00E448D9" w:rsidP="00282449" w14:paraId="7A3E796B"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ZSQD-ZLXY</w:t>
            </w:r>
          </w:p>
        </w:tc>
        <w:tc>
          <w:tcPr>
            <w:tcW w:w="0" w:type="auto"/>
            <w:shd w:val="clear" w:color="auto" w:fill="auto"/>
            <w:noWrap/>
            <w:vAlign w:val="center"/>
            <w:hideMark/>
          </w:tcPr>
          <w:p w:rsidR="00C4714B" w:rsidRPr="00E448D9" w:rsidP="00282449" w14:paraId="49C4E74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7,500</w:t>
            </w:r>
          </w:p>
        </w:tc>
        <w:tc>
          <w:tcPr>
            <w:tcW w:w="0" w:type="auto"/>
            <w:shd w:val="clear" w:color="auto" w:fill="auto"/>
            <w:noWrap/>
            <w:vAlign w:val="center"/>
            <w:hideMark/>
          </w:tcPr>
          <w:p w:rsidR="00C4714B" w:rsidRPr="00E448D9" w:rsidP="00282449" w14:paraId="21EA17F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7,500</w:t>
            </w:r>
          </w:p>
        </w:tc>
      </w:tr>
      <w:tr w14:paraId="1EA73138" w14:textId="77777777" w:rsidTr="00FA2012">
        <w:tblPrEx>
          <w:tblW w:w="0" w:type="auto"/>
          <w:jc w:val="center"/>
          <w:tblLook w:val="04A0"/>
        </w:tblPrEx>
        <w:trPr>
          <w:trHeight w:val="283"/>
          <w:jc w:val="center"/>
        </w:trPr>
        <w:tc>
          <w:tcPr>
            <w:tcW w:w="0" w:type="auto"/>
            <w:shd w:val="clear" w:color="auto" w:fill="auto"/>
            <w:noWrap/>
            <w:vAlign w:val="center"/>
          </w:tcPr>
          <w:p w:rsidR="00C4714B" w:rsidRPr="00E448D9" w:rsidP="00282449" w14:paraId="548DF13D"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646C846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32205C0E"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1E78497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07A860C3"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6194C13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22C5A43D"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c>
          <w:tcPr>
            <w:tcW w:w="0" w:type="auto"/>
            <w:shd w:val="clear" w:color="auto" w:fill="auto"/>
            <w:noWrap/>
            <w:vAlign w:val="center"/>
          </w:tcPr>
          <w:p w:rsidR="00C4714B" w:rsidRPr="00E448D9" w:rsidP="00282449" w14:paraId="133A8DA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w:t>
            </w:r>
          </w:p>
        </w:tc>
      </w:tr>
      <w:tr w14:paraId="4694A05A" w14:textId="77777777" w:rsidTr="00FA2012">
        <w:tblPrEx>
          <w:tblW w:w="0" w:type="auto"/>
          <w:jc w:val="center"/>
          <w:tblLook w:val="04A0"/>
        </w:tblPrEx>
        <w:trPr>
          <w:trHeight w:val="283"/>
          <w:jc w:val="center"/>
        </w:trPr>
        <w:tc>
          <w:tcPr>
            <w:tcW w:w="0" w:type="auto"/>
            <w:tcBorders>
              <w:bottom w:val="single" w:sz="12" w:space="0" w:color="auto"/>
            </w:tcBorders>
            <w:shd w:val="clear" w:color="auto" w:fill="auto"/>
            <w:noWrap/>
            <w:vAlign w:val="center"/>
            <w:hideMark/>
          </w:tcPr>
          <w:p w:rsidR="00C4714B" w:rsidRPr="00E448D9" w:rsidP="00282449" w14:paraId="0F17E9D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FPL_1</w:t>
            </w:r>
          </w:p>
        </w:tc>
        <w:tc>
          <w:tcPr>
            <w:tcW w:w="0" w:type="auto"/>
            <w:tcBorders>
              <w:bottom w:val="single" w:sz="12" w:space="0" w:color="auto"/>
            </w:tcBorders>
            <w:shd w:val="clear" w:color="auto" w:fill="auto"/>
            <w:noWrap/>
            <w:vAlign w:val="center"/>
            <w:hideMark/>
          </w:tcPr>
          <w:p w:rsidR="00C4714B" w:rsidRPr="00E448D9" w:rsidP="00282449" w14:paraId="2372B54C"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CES2954</w:t>
            </w:r>
          </w:p>
        </w:tc>
        <w:tc>
          <w:tcPr>
            <w:tcW w:w="0" w:type="auto"/>
            <w:tcBorders>
              <w:bottom w:val="single" w:sz="12" w:space="0" w:color="auto"/>
            </w:tcBorders>
            <w:shd w:val="clear" w:color="auto" w:fill="auto"/>
            <w:noWrap/>
            <w:vAlign w:val="center"/>
            <w:hideMark/>
          </w:tcPr>
          <w:p w:rsidR="00C4714B" w:rsidRPr="00E448D9" w:rsidP="00282449" w14:paraId="02A1F66F"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B2411</w:t>
            </w:r>
          </w:p>
        </w:tc>
        <w:tc>
          <w:tcPr>
            <w:tcW w:w="0" w:type="auto"/>
            <w:tcBorders>
              <w:bottom w:val="single" w:sz="12" w:space="0" w:color="auto"/>
            </w:tcBorders>
            <w:shd w:val="clear" w:color="auto" w:fill="auto"/>
            <w:noWrap/>
            <w:vAlign w:val="center"/>
            <w:hideMark/>
          </w:tcPr>
          <w:p w:rsidR="00C4714B" w:rsidRPr="00E448D9" w:rsidP="00282449" w14:paraId="1A77C14A"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B732</w:t>
            </w:r>
          </w:p>
        </w:tc>
        <w:tc>
          <w:tcPr>
            <w:tcW w:w="0" w:type="auto"/>
            <w:tcBorders>
              <w:bottom w:val="single" w:sz="12" w:space="0" w:color="auto"/>
            </w:tcBorders>
            <w:shd w:val="clear" w:color="auto" w:fill="auto"/>
            <w:noWrap/>
            <w:vAlign w:val="center"/>
            <w:hideMark/>
          </w:tcPr>
          <w:p w:rsidR="00C4714B" w:rsidRPr="00E448D9" w:rsidP="00282449" w14:paraId="7F3EF9DD"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1:36:51</w:t>
            </w:r>
          </w:p>
        </w:tc>
        <w:tc>
          <w:tcPr>
            <w:tcW w:w="0" w:type="auto"/>
            <w:tcBorders>
              <w:bottom w:val="single" w:sz="12" w:space="0" w:color="auto"/>
            </w:tcBorders>
            <w:shd w:val="clear" w:color="auto" w:fill="auto"/>
            <w:noWrap/>
            <w:vAlign w:val="center"/>
            <w:hideMark/>
          </w:tcPr>
          <w:p w:rsidR="00C4714B" w:rsidRPr="00E448D9" w:rsidP="00282449" w14:paraId="2E049D28"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ZYCC-ZSNJ</w:t>
            </w:r>
          </w:p>
        </w:tc>
        <w:tc>
          <w:tcPr>
            <w:tcW w:w="0" w:type="auto"/>
            <w:tcBorders>
              <w:bottom w:val="single" w:sz="12" w:space="0" w:color="auto"/>
            </w:tcBorders>
            <w:shd w:val="clear" w:color="auto" w:fill="auto"/>
            <w:noWrap/>
            <w:vAlign w:val="center"/>
            <w:hideMark/>
          </w:tcPr>
          <w:p w:rsidR="00C4714B" w:rsidRPr="00E448D9" w:rsidP="00282449" w14:paraId="020DC367"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10,100</w:t>
            </w:r>
          </w:p>
        </w:tc>
        <w:tc>
          <w:tcPr>
            <w:tcW w:w="0" w:type="auto"/>
            <w:tcBorders>
              <w:bottom w:val="single" w:sz="12" w:space="0" w:color="auto"/>
            </w:tcBorders>
            <w:shd w:val="clear" w:color="auto" w:fill="auto"/>
            <w:noWrap/>
            <w:vAlign w:val="center"/>
            <w:hideMark/>
          </w:tcPr>
          <w:p w:rsidR="00C4714B" w:rsidRPr="00E448D9" w:rsidP="00282449" w14:paraId="650DFEE9" w14:textId="77777777">
            <w:pPr>
              <w:widowControl/>
              <w:spacing w:line="240" w:lineRule="auto"/>
              <w:ind w:firstLine="0" w:firstLineChars="0"/>
              <w:jc w:val="center"/>
              <w:rPr>
                <w:rFonts w:eastAsia="等线"/>
                <w:iCs w:val="0"/>
                <w:color w:val="000000"/>
                <w:kern w:val="0"/>
                <w:sz w:val="16"/>
                <w:szCs w:val="18"/>
              </w:rPr>
            </w:pPr>
            <w:r w:rsidRPr="00E448D9">
              <w:rPr>
                <w:rFonts w:eastAsia="等线"/>
                <w:iCs w:val="0"/>
                <w:color w:val="000000"/>
                <w:kern w:val="0"/>
                <w:sz w:val="16"/>
                <w:szCs w:val="18"/>
                <w:lang w:val="en-GB"/>
              </w:rPr>
              <w:t>10,100</w:t>
            </w:r>
          </w:p>
        </w:tc>
      </w:tr>
    </w:tbl>
    <w:p w:rsidR="007B7DAE" w:rsidRPr="007B7DAE" w:rsidP="00C46FC6" w14:paraId="3806C875" w14:textId="63A15F33">
      <w:pPr>
        <w:pStyle w:val="Heading3"/>
      </w:pPr>
      <w:bookmarkStart w:id="658" w:name="_Ref77000667"/>
      <w:r w:rsidRPr="007B7DAE">
        <w:rPr>
          <w:rFonts w:hint="eastAsia"/>
          <w:lang w:val="en-GB"/>
        </w:rPr>
        <w:t>T</w:t>
      </w:r>
      <w:r w:rsidRPr="007B7DAE">
        <w:rPr>
          <w:lang w:val="en-GB"/>
        </w:rPr>
        <w:t>raining Parameters</w:t>
      </w:r>
      <w:bookmarkEnd w:id="658"/>
    </w:p>
    <w:p w:rsidR="00057783" w:rsidP="00E17642" w14:paraId="477567B4" w14:textId="78873A3A">
      <w:pPr>
        <w:ind w:firstLine="360"/>
      </w:pPr>
      <w:r w:rsidR="00E36788">
        <w:rPr>
          <w:lang w:val="en-GB"/>
        </w:rPr>
        <w:t xml:space="preserve">For the simulation experiment, this paper sets the experimental group as </w:t>
      </w:r>
      <w:ins w:id="65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E36788">
        <w:rPr>
          <w:lang w:val="en-GB"/>
        </w:rPr>
        <w:t>MADDPG algorithm with dynamic expansion</w:t>
      </w:r>
      <w:del w:id="660" w:author="Editor 2" w:date="2021-07-20T07:39:17Z">
        <w:r w:rsidR="00E36788">
          <w:rPr>
            <w:lang w:val="en-GB"/>
          </w:rPr>
          <w:delText>,</w:delText>
        </w:r>
      </w:del>
      <w:r w:rsidR="00E36788">
        <w:rPr>
          <w:lang w:val="en-GB"/>
        </w:rPr>
        <w:t xml:space="preserve"> and the control group as </w:t>
      </w:r>
      <w:ins w:id="66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E36788">
        <w:rPr>
          <w:lang w:val="en-GB"/>
        </w:rPr>
        <w:t xml:space="preserve">MADDPG algorithm with </w:t>
      </w:r>
      <w:del w:id="662" w:author="Editor 2" w:date="2021-07-20T07:39:17Z">
        <w:r w:rsidR="00E36788">
          <w:rPr>
            <w:lang w:val="en-GB"/>
          </w:rPr>
          <w:delText>non-dynamic</w:delText>
        </w:r>
      </w:del>
      <w:ins w:id="66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nondynamic</w:t>
        </w:r>
      </w:ins>
      <w:r w:rsidR="00E36788">
        <w:rPr>
          <w:lang w:val="en-GB"/>
        </w:rPr>
        <w:t xml:space="preserve"> expansion. The following are the </w:t>
      </w:r>
      <w:del w:id="664" w:author="Editor 2" w:date="2021-07-20T07:39:17Z">
        <w:r w:rsidR="00E36788">
          <w:rPr>
            <w:lang w:val="en-GB"/>
          </w:rPr>
          <w:delText>hyper-parameter</w:delText>
        </w:r>
      </w:del>
      <w:ins w:id="66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hyperparameter</w:t>
        </w:r>
      </w:ins>
      <w:r w:rsidR="00E36788">
        <w:rPr>
          <w:lang w:val="en-GB"/>
        </w:rPr>
        <w:t xml:space="preserve"> settings used in the training of each algorithm:</w:t>
      </w:r>
    </w:p>
    <w:p w:rsidR="00C3115D" w:rsidP="002D3FA5" w14:paraId="79D8F13B" w14:textId="6700C36C">
      <w:pPr>
        <w:pStyle w:val="Caption"/>
        <w:keepNext/>
        <w:spacing w:before="156" w:beforeLines="50" w:line="240" w:lineRule="auto"/>
        <w:ind w:left="425" w:right="425" w:firstLine="0" w:firstLineChars="0"/>
      </w:pPr>
      <w:bookmarkStart w:id="666" w:name="_Ref77000607"/>
      <w:r>
        <w:rPr>
          <w:lang w:val="en-GB"/>
        </w:rPr>
        <w:t>Table</w:t>
      </w:r>
      <w:r>
        <w:rPr>
          <w:lang w:val="en-GB"/>
        </w:rPr>
        <w:t xml:space="preserve"> </w:t>
      </w:r>
      <w:r w:rsidR="00707756">
        <w:fldChar w:fldCharType="begin"/>
      </w:r>
      <w:r w:rsidR="00707756">
        <w:rPr>
          <w:lang w:val="en-GB"/>
        </w:rPr>
        <w:instrText xml:space="preserve"> </w:instrText>
      </w:r>
      <w:r w:rsidR="00707756">
        <w:rPr>
          <w:lang w:val="en-GB"/>
        </w:rPr>
        <w:instrText xml:space="preserve">SEQ Table \* ARABIC </w:instrText>
      </w:r>
      <w:r w:rsidR="00707756">
        <w:fldChar w:fldCharType="separate"/>
      </w:r>
      <w:r w:rsidR="002846FC">
        <w:rPr>
          <w:noProof/>
          <w:lang w:val="en-GB"/>
        </w:rPr>
        <w:t>3</w:t>
      </w:r>
      <w:r w:rsidR="00707756">
        <w:rPr>
          <w:noProof/>
        </w:rPr>
        <w:fldChar w:fldCharType="end"/>
      </w:r>
      <w:bookmarkEnd w:id="666"/>
      <w:r w:rsidRPr="00C3115D">
        <w:rPr>
          <w:lang w:val="en-GB"/>
        </w:rPr>
        <w:t xml:space="preserve">. Training </w:t>
      </w:r>
      <w:del w:id="667" w:author="Editor 2" w:date="2021-07-20T07:39:17Z">
        <w:r w:rsidRPr="00C3115D">
          <w:rPr>
            <w:lang w:val="en-GB"/>
          </w:rPr>
          <w:delText>hyper-parameters of</w:delText>
        </w:r>
      </w:del>
      <w:ins w:id="668"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hyperparameters of the</w:t>
        </w:r>
      </w:ins>
      <w:r w:rsidRPr="00C3115D">
        <w:rPr>
          <w:lang w:val="en-GB"/>
        </w:rPr>
        <w:t xml:space="preserve"> model based on </w:t>
      </w:r>
      <w:ins w:id="669"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 xml:space="preserve">the </w:t>
        </w:r>
      </w:ins>
      <w:r w:rsidRPr="00C3115D">
        <w:rPr>
          <w:lang w:val="en-GB"/>
        </w:rPr>
        <w:t>dynamically extensible MADDPG algorithm.</w:t>
      </w:r>
    </w:p>
    <w:tbl>
      <w:tblPr>
        <w:tblStyle w:val="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16"/>
        <w:gridCol w:w="1612"/>
        <w:gridCol w:w="1509"/>
        <w:gridCol w:w="1314"/>
      </w:tblGrid>
      <w:tr w14:paraId="1E6C99FD" w14:textId="77777777" w:rsidTr="00F72DDA">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jc w:val="center"/>
        </w:trPr>
        <w:tc>
          <w:tcPr>
            <w:tcW w:w="0" w:type="auto"/>
            <w:tcBorders>
              <w:top w:val="single" w:sz="8" w:space="0" w:color="auto"/>
              <w:bottom w:val="single" w:sz="4" w:space="0" w:color="auto"/>
            </w:tcBorders>
            <w:shd w:val="clear" w:color="auto" w:fill="auto"/>
            <w:vAlign w:val="center"/>
          </w:tcPr>
          <w:p w:rsidR="001C3922" w:rsidRPr="006F1912" w:rsidP="00F72DDA" w14:paraId="7282B4F2" w14:textId="77777777">
            <w:pPr>
              <w:spacing w:line="240" w:lineRule="auto"/>
              <w:ind w:firstLine="0" w:firstLineChars="0"/>
              <w:rPr>
                <w:sz w:val="16"/>
              </w:rPr>
            </w:pPr>
            <w:r w:rsidRPr="006F1912">
              <w:rPr>
                <w:sz w:val="16"/>
                <w:lang w:val="en-GB"/>
              </w:rPr>
              <w:t>Training</w:t>
            </w:r>
            <w:r w:rsidRPr="006F1912">
              <w:rPr>
                <w:rFonts w:hint="eastAsia"/>
                <w:sz w:val="16"/>
                <w:lang w:val="en-GB"/>
              </w:rPr>
              <w:t xml:space="preserve"> parameter</w:t>
            </w:r>
            <w:r w:rsidRPr="006F1912">
              <w:rPr>
                <w:sz w:val="16"/>
                <w:lang w:val="en-GB"/>
              </w:rPr>
              <w:t>s</w:t>
            </w:r>
          </w:p>
        </w:tc>
        <w:tc>
          <w:tcPr>
            <w:tcW w:w="0" w:type="auto"/>
            <w:tcBorders>
              <w:top w:val="single" w:sz="8" w:space="0" w:color="auto"/>
              <w:bottom w:val="single" w:sz="4" w:space="0" w:color="auto"/>
            </w:tcBorders>
            <w:shd w:val="clear" w:color="auto" w:fill="auto"/>
            <w:vAlign w:val="center"/>
          </w:tcPr>
          <w:p w:rsidR="001C3922" w:rsidRPr="006F1912" w:rsidP="00F72DDA" w14:paraId="1B649AC8" w14:textId="77777777">
            <w:pPr>
              <w:spacing w:line="240" w:lineRule="auto"/>
              <w:ind w:firstLine="0" w:firstLineChars="0"/>
              <w:rPr>
                <w:sz w:val="16"/>
              </w:rPr>
            </w:pPr>
            <w:r w:rsidRPr="006F1912">
              <w:rPr>
                <w:sz w:val="16"/>
                <w:lang w:val="en-GB"/>
              </w:rPr>
              <w:t>Parameter values</w:t>
            </w:r>
          </w:p>
        </w:tc>
        <w:tc>
          <w:tcPr>
            <w:tcW w:w="0" w:type="auto"/>
            <w:tcBorders>
              <w:top w:val="single" w:sz="8" w:space="0" w:color="auto"/>
              <w:bottom w:val="single" w:sz="4" w:space="0" w:color="auto"/>
            </w:tcBorders>
            <w:shd w:val="clear" w:color="auto" w:fill="auto"/>
            <w:vAlign w:val="center"/>
          </w:tcPr>
          <w:p w:rsidR="001C3922" w:rsidRPr="006F1912" w:rsidP="00F72DDA" w14:paraId="7D92AFA9" w14:textId="77777777">
            <w:pPr>
              <w:spacing w:line="240" w:lineRule="auto"/>
              <w:ind w:firstLine="0" w:firstLineChars="0"/>
              <w:rPr>
                <w:sz w:val="16"/>
              </w:rPr>
            </w:pPr>
            <w:r w:rsidRPr="006F1912">
              <w:rPr>
                <w:sz w:val="16"/>
                <w:lang w:val="en-GB"/>
              </w:rPr>
              <w:t>Training</w:t>
            </w:r>
            <w:r w:rsidRPr="006F1912">
              <w:rPr>
                <w:rFonts w:hint="eastAsia"/>
                <w:sz w:val="16"/>
                <w:lang w:val="en-GB"/>
              </w:rPr>
              <w:t xml:space="preserve"> parameter</w:t>
            </w:r>
            <w:r w:rsidRPr="006F1912">
              <w:rPr>
                <w:sz w:val="16"/>
                <w:lang w:val="en-GB"/>
              </w:rPr>
              <w:t>s</w:t>
            </w:r>
          </w:p>
        </w:tc>
        <w:tc>
          <w:tcPr>
            <w:tcW w:w="0" w:type="auto"/>
            <w:tcBorders>
              <w:top w:val="single" w:sz="8" w:space="0" w:color="auto"/>
              <w:bottom w:val="single" w:sz="4" w:space="0" w:color="auto"/>
            </w:tcBorders>
            <w:shd w:val="clear" w:color="auto" w:fill="auto"/>
            <w:vAlign w:val="center"/>
          </w:tcPr>
          <w:p w:rsidR="001C3922" w:rsidRPr="006F1912" w:rsidP="00F72DDA" w14:paraId="7F69F1C2" w14:textId="77777777">
            <w:pPr>
              <w:spacing w:line="240" w:lineRule="auto"/>
              <w:ind w:firstLine="0" w:firstLineChars="0"/>
              <w:rPr>
                <w:sz w:val="16"/>
              </w:rPr>
            </w:pPr>
            <w:r w:rsidRPr="006F1912">
              <w:rPr>
                <w:sz w:val="16"/>
                <w:lang w:val="en-GB"/>
              </w:rPr>
              <w:t>Parameter values</w:t>
            </w:r>
          </w:p>
        </w:tc>
      </w:tr>
      <w:tr w14:paraId="0BB88B93" w14:textId="77777777" w:rsidTr="00F72DDA">
        <w:tblPrEx>
          <w:tblW w:w="0" w:type="auto"/>
          <w:jc w:val="center"/>
          <w:tblLook w:val="04A0"/>
        </w:tblPrEx>
        <w:trPr>
          <w:jc w:val="center"/>
        </w:trPr>
        <w:tc>
          <w:tcPr>
            <w:tcW w:w="0" w:type="auto"/>
            <w:tcBorders>
              <w:top w:val="single" w:sz="4" w:space="0" w:color="auto"/>
            </w:tcBorders>
            <w:shd w:val="clear" w:color="auto" w:fill="auto"/>
            <w:vAlign w:val="center"/>
          </w:tcPr>
          <w:p w:rsidR="0095497F" w:rsidRPr="006F1912" w:rsidP="0095497F" w14:paraId="475C31C9" w14:textId="77777777">
            <w:pPr>
              <w:spacing w:line="240" w:lineRule="auto"/>
              <w:ind w:firstLine="0" w:firstLineChars="0"/>
              <w:rPr>
                <w:sz w:val="16"/>
              </w:rPr>
            </w:pPr>
            <w:r w:rsidRPr="006F1912">
              <w:rPr>
                <w:sz w:val="16"/>
                <w:lang w:val="en-GB"/>
              </w:rPr>
              <w:t>Number of a</w:t>
            </w:r>
            <w:r w:rsidRPr="006F1912">
              <w:rPr>
                <w:rFonts w:hint="eastAsia"/>
                <w:sz w:val="16"/>
                <w:lang w:val="en-GB"/>
              </w:rPr>
              <w:t>gent</w:t>
            </w:r>
            <w:r w:rsidRPr="006F1912">
              <w:rPr>
                <w:sz w:val="16"/>
                <w:lang w:val="en-GB"/>
              </w:rPr>
              <w:t>s</w:t>
            </w:r>
          </w:p>
        </w:tc>
        <w:tc>
          <w:tcPr>
            <w:tcW w:w="0" w:type="auto"/>
            <w:tcBorders>
              <w:top w:val="single" w:sz="4" w:space="0" w:color="auto"/>
            </w:tcBorders>
            <w:shd w:val="clear" w:color="auto" w:fill="auto"/>
            <w:vAlign w:val="center"/>
          </w:tcPr>
          <w:p w:rsidR="0095497F" w:rsidRPr="006F1912" w:rsidP="0095497F" w14:paraId="36EED2AC" w14:textId="362055DB">
            <w:pPr>
              <w:spacing w:line="240" w:lineRule="auto"/>
              <w:ind w:firstLine="0" w:firstLineChars="0"/>
              <w:rPr>
                <w:sz w:val="16"/>
              </w:rPr>
            </w:pPr>
            <w:r w:rsidRPr="006F1912">
              <w:rPr>
                <w:rFonts w:hint="eastAsia"/>
                <w:sz w:val="16"/>
                <w:lang w:val="en-GB"/>
              </w:rPr>
              <w:t>1</w:t>
            </w:r>
            <w:r w:rsidRPr="006F1912">
              <w:rPr>
                <w:sz w:val="16"/>
                <w:lang w:val="en-GB"/>
              </w:rPr>
              <w:t xml:space="preserve"> (shared)</w:t>
            </w:r>
          </w:p>
        </w:tc>
        <w:tc>
          <w:tcPr>
            <w:tcW w:w="0" w:type="auto"/>
            <w:tcBorders>
              <w:top w:val="single" w:sz="4" w:space="0" w:color="auto"/>
            </w:tcBorders>
            <w:shd w:val="clear" w:color="auto" w:fill="auto"/>
            <w:vAlign w:val="center"/>
          </w:tcPr>
          <w:p w:rsidR="0095497F" w:rsidRPr="006F1912" w:rsidP="0095497F" w14:paraId="0314E47C" w14:textId="67793834">
            <w:pPr>
              <w:spacing w:line="240" w:lineRule="auto"/>
              <w:ind w:firstLine="0" w:firstLineChars="0"/>
              <w:rPr>
                <w:sz w:val="16"/>
              </w:rPr>
            </w:pPr>
            <w:r w:rsidRPr="006F1912">
              <w:rPr>
                <w:sz w:val="16"/>
                <w:lang w:val="en-GB"/>
              </w:rPr>
              <w:t xml:space="preserve">Buffer </w:t>
            </w:r>
            <w:r w:rsidRPr="006F1912">
              <w:rPr>
                <w:rFonts w:hint="eastAsia"/>
                <w:sz w:val="16"/>
                <w:lang w:val="en-GB"/>
              </w:rPr>
              <w:t>s</w:t>
            </w:r>
            <w:r w:rsidRPr="006F1912">
              <w:rPr>
                <w:sz w:val="16"/>
                <w:lang w:val="en-GB"/>
              </w:rPr>
              <w:t>ize</w:t>
            </w:r>
          </w:p>
        </w:tc>
        <w:tc>
          <w:tcPr>
            <w:tcW w:w="0" w:type="auto"/>
            <w:tcBorders>
              <w:top w:val="single" w:sz="4" w:space="0" w:color="auto"/>
            </w:tcBorders>
            <w:shd w:val="clear" w:color="auto" w:fill="auto"/>
            <w:vAlign w:val="center"/>
          </w:tcPr>
          <w:p w:rsidR="0095497F" w:rsidRPr="006F1912" w:rsidP="0095497F" w14:paraId="538E0DE9" w14:textId="0BA9E861">
            <w:pPr>
              <w:spacing w:line="240" w:lineRule="auto"/>
              <w:ind w:firstLine="0" w:firstLineChars="0"/>
              <w:rPr>
                <w:sz w:val="16"/>
              </w:rPr>
            </w:pPr>
            <w:r w:rsidRPr="006F1912">
              <w:rPr>
                <w:sz w:val="16"/>
                <w:lang w:val="en-GB"/>
              </w:rPr>
              <w:t>100000</w:t>
            </w:r>
          </w:p>
        </w:tc>
      </w:tr>
      <w:tr w14:paraId="1792997F" w14:textId="77777777" w:rsidTr="00F72DDA">
        <w:tblPrEx>
          <w:tblW w:w="0" w:type="auto"/>
          <w:jc w:val="center"/>
          <w:tblLook w:val="04A0"/>
        </w:tblPrEx>
        <w:trPr>
          <w:jc w:val="center"/>
        </w:trPr>
        <w:tc>
          <w:tcPr>
            <w:tcW w:w="0" w:type="auto"/>
            <w:shd w:val="clear" w:color="auto" w:fill="auto"/>
            <w:vAlign w:val="center"/>
          </w:tcPr>
          <w:p w:rsidR="0095497F" w:rsidRPr="006F1912" w:rsidP="0095497F" w14:paraId="41CF4E69" w14:textId="773139A4">
            <w:pPr>
              <w:spacing w:line="240" w:lineRule="auto"/>
              <w:ind w:firstLine="0" w:firstLineChars="0"/>
              <w:rPr>
                <w:sz w:val="16"/>
              </w:rPr>
            </w:pPr>
            <w:r w:rsidRPr="006F1912">
              <w:rPr>
                <w:sz w:val="16"/>
                <w:lang w:val="en-GB"/>
              </w:rPr>
              <w:t>Critic network</w:t>
            </w:r>
          </w:p>
        </w:tc>
        <w:tc>
          <w:tcPr>
            <w:tcW w:w="0" w:type="auto"/>
            <w:shd w:val="clear" w:color="auto" w:fill="auto"/>
            <w:vAlign w:val="center"/>
          </w:tcPr>
          <w:p w:rsidR="0095497F" w:rsidRPr="006F1912" w:rsidP="0095497F" w14:paraId="48FFDAFA" w14:textId="658FF79F">
            <w:pPr>
              <w:spacing w:line="240" w:lineRule="auto"/>
              <w:ind w:firstLine="0" w:firstLineChars="0"/>
              <w:rPr>
                <w:sz w:val="16"/>
              </w:rPr>
            </w:pPr>
            <w:r w:rsidRPr="006F1912">
              <w:rPr>
                <w:sz w:val="16"/>
                <w:lang w:val="en-GB"/>
              </w:rPr>
              <w:t>Bidirectional RNN</w:t>
            </w:r>
          </w:p>
        </w:tc>
        <w:tc>
          <w:tcPr>
            <w:tcW w:w="0" w:type="auto"/>
            <w:shd w:val="clear" w:color="auto" w:fill="auto"/>
            <w:vAlign w:val="center"/>
          </w:tcPr>
          <w:p w:rsidR="0095497F" w:rsidRPr="006F1912" w:rsidP="0095497F" w14:paraId="1A807194" w14:textId="51D0449B">
            <w:pPr>
              <w:spacing w:line="240" w:lineRule="auto"/>
              <w:ind w:firstLine="0" w:firstLineChars="0"/>
              <w:rPr>
                <w:sz w:val="16"/>
              </w:rPr>
            </w:pPr>
            <w:r w:rsidRPr="006F1912">
              <w:rPr>
                <w:sz w:val="16"/>
                <w:lang w:val="en-GB"/>
              </w:rPr>
              <w:t>Batch siz</w:t>
            </w:r>
            <w:r w:rsidRPr="006F1912">
              <w:rPr>
                <w:rFonts w:hint="eastAsia"/>
                <w:sz w:val="16"/>
                <w:lang w:val="en-GB"/>
              </w:rPr>
              <w:t>e</w:t>
            </w:r>
          </w:p>
        </w:tc>
        <w:tc>
          <w:tcPr>
            <w:tcW w:w="0" w:type="auto"/>
            <w:shd w:val="clear" w:color="auto" w:fill="auto"/>
            <w:vAlign w:val="center"/>
          </w:tcPr>
          <w:p w:rsidR="0095497F" w:rsidRPr="006F1912" w:rsidP="0095497F" w14:paraId="4C91FC8D" w14:textId="0ECD953C">
            <w:pPr>
              <w:spacing w:line="240" w:lineRule="auto"/>
              <w:ind w:firstLine="0" w:firstLineChars="0"/>
              <w:rPr>
                <w:sz w:val="16"/>
              </w:rPr>
            </w:pPr>
            <w:r w:rsidRPr="006F1912">
              <w:rPr>
                <w:rFonts w:hint="eastAsia"/>
                <w:sz w:val="16"/>
                <w:lang w:val="en-GB"/>
              </w:rPr>
              <w:t>3</w:t>
            </w:r>
            <w:r w:rsidRPr="006F1912">
              <w:rPr>
                <w:sz w:val="16"/>
                <w:lang w:val="en-GB"/>
              </w:rPr>
              <w:t>2</w:t>
            </w:r>
          </w:p>
        </w:tc>
      </w:tr>
      <w:tr w14:paraId="6F9630FA" w14:textId="77777777" w:rsidTr="00F72DDA">
        <w:tblPrEx>
          <w:tblW w:w="0" w:type="auto"/>
          <w:jc w:val="center"/>
          <w:tblLook w:val="04A0"/>
        </w:tblPrEx>
        <w:trPr>
          <w:jc w:val="center"/>
        </w:trPr>
        <w:tc>
          <w:tcPr>
            <w:tcW w:w="0" w:type="auto"/>
            <w:shd w:val="clear" w:color="auto" w:fill="auto"/>
            <w:vAlign w:val="center"/>
          </w:tcPr>
          <w:p w:rsidR="0095497F" w:rsidRPr="006F1912" w:rsidP="0095497F" w14:paraId="132CC8BF" w14:textId="2736B347">
            <w:pPr>
              <w:spacing w:line="240" w:lineRule="auto"/>
              <w:ind w:firstLine="0" w:firstLineChars="0"/>
              <w:rPr>
                <w:sz w:val="16"/>
              </w:rPr>
            </w:pPr>
            <w:r w:rsidRPr="006F1912">
              <w:rPr>
                <w:sz w:val="16"/>
                <w:lang w:val="en-GB"/>
              </w:rPr>
              <w:t>Actor network</w:t>
            </w:r>
          </w:p>
        </w:tc>
        <w:tc>
          <w:tcPr>
            <w:tcW w:w="0" w:type="auto"/>
            <w:shd w:val="clear" w:color="auto" w:fill="auto"/>
            <w:vAlign w:val="center"/>
          </w:tcPr>
          <w:p w:rsidR="0095497F" w:rsidRPr="006F1912" w:rsidP="0095497F" w14:paraId="381E0355" w14:textId="474D7BB3">
            <w:pPr>
              <w:spacing w:line="240" w:lineRule="auto"/>
              <w:ind w:firstLine="0" w:firstLineChars="0"/>
              <w:rPr>
                <w:sz w:val="16"/>
              </w:rPr>
            </w:pPr>
            <w:r w:rsidRPr="006F1912">
              <w:rPr>
                <w:rFonts w:hint="eastAsia"/>
                <w:sz w:val="16"/>
                <w:lang w:val="en-GB"/>
              </w:rPr>
              <w:t>F</w:t>
            </w:r>
            <w:r w:rsidRPr="006F1912">
              <w:rPr>
                <w:sz w:val="16"/>
                <w:lang w:val="en-GB"/>
              </w:rPr>
              <w:t>ull Connected Layer</w:t>
            </w:r>
          </w:p>
        </w:tc>
        <w:tc>
          <w:tcPr>
            <w:tcW w:w="0" w:type="auto"/>
            <w:shd w:val="clear" w:color="auto" w:fill="auto"/>
            <w:vAlign w:val="center"/>
          </w:tcPr>
          <w:p w:rsidR="0095497F" w:rsidRPr="006F1912" w:rsidP="0095497F" w14:paraId="72729357" w14:textId="3E9AB738">
            <w:pPr>
              <w:spacing w:line="240" w:lineRule="auto"/>
              <w:ind w:firstLine="0" w:firstLineChars="0"/>
              <w:rPr>
                <w:sz w:val="16"/>
              </w:rPr>
            </w:pPr>
            <w:r w:rsidRPr="006F1912">
              <w:rPr>
                <w:sz w:val="16"/>
                <w:lang w:val="en-GB"/>
              </w:rPr>
              <w:t>Gamma</w:t>
            </w:r>
          </w:p>
        </w:tc>
        <w:tc>
          <w:tcPr>
            <w:tcW w:w="0" w:type="auto"/>
            <w:shd w:val="clear" w:color="auto" w:fill="auto"/>
            <w:vAlign w:val="center"/>
          </w:tcPr>
          <w:p w:rsidR="0095497F" w:rsidRPr="006F1912" w:rsidP="0095497F" w14:paraId="308B6B0A" w14:textId="01AE1C19">
            <w:pPr>
              <w:spacing w:line="240" w:lineRule="auto"/>
              <w:ind w:firstLine="0" w:firstLineChars="0"/>
              <w:rPr>
                <w:sz w:val="16"/>
              </w:rPr>
            </w:pPr>
            <w:r w:rsidRPr="006F1912">
              <w:rPr>
                <w:sz w:val="16"/>
                <w:lang w:val="en-GB"/>
              </w:rPr>
              <w:t>0.99</w:t>
            </w:r>
          </w:p>
        </w:tc>
      </w:tr>
      <w:tr w14:paraId="289D73B2" w14:textId="77777777" w:rsidTr="00F72DDA">
        <w:tblPrEx>
          <w:tblW w:w="0" w:type="auto"/>
          <w:jc w:val="center"/>
          <w:tblLook w:val="04A0"/>
        </w:tblPrEx>
        <w:trPr>
          <w:jc w:val="center"/>
        </w:trPr>
        <w:tc>
          <w:tcPr>
            <w:tcW w:w="0" w:type="auto"/>
            <w:shd w:val="clear" w:color="auto" w:fill="auto"/>
            <w:vAlign w:val="center"/>
          </w:tcPr>
          <w:p w:rsidR="0095497F" w:rsidRPr="006F1912" w:rsidP="0095497F" w14:paraId="6E1762AB" w14:textId="77777777">
            <w:pPr>
              <w:spacing w:line="240" w:lineRule="auto"/>
              <w:ind w:firstLine="0" w:firstLineChars="0"/>
              <w:rPr>
                <w:sz w:val="16"/>
              </w:rPr>
            </w:pPr>
            <w:r w:rsidRPr="006F1912">
              <w:rPr>
                <w:sz w:val="16"/>
                <w:lang w:val="en-GB"/>
              </w:rPr>
              <w:t>Number of hidden networks</w:t>
            </w:r>
          </w:p>
        </w:tc>
        <w:tc>
          <w:tcPr>
            <w:tcW w:w="0" w:type="auto"/>
            <w:shd w:val="clear" w:color="auto" w:fill="auto"/>
            <w:vAlign w:val="center"/>
          </w:tcPr>
          <w:p w:rsidR="0095497F" w:rsidRPr="006F1912" w:rsidP="0095497F" w14:paraId="1231298B" w14:textId="77777777">
            <w:pPr>
              <w:spacing w:line="240" w:lineRule="auto"/>
              <w:ind w:firstLine="0" w:firstLineChars="0"/>
              <w:rPr>
                <w:sz w:val="16"/>
              </w:rPr>
            </w:pPr>
            <w:r w:rsidRPr="006F1912">
              <w:rPr>
                <w:sz w:val="16"/>
                <w:lang w:val="en-GB"/>
              </w:rPr>
              <w:t>64</w:t>
            </w:r>
          </w:p>
        </w:tc>
        <w:tc>
          <w:tcPr>
            <w:tcW w:w="0" w:type="auto"/>
            <w:shd w:val="clear" w:color="auto" w:fill="auto"/>
            <w:vAlign w:val="center"/>
          </w:tcPr>
          <w:p w:rsidR="0095497F" w:rsidRPr="006F1912" w:rsidP="0095497F" w14:paraId="031370DF" w14:textId="1F00814D">
            <w:pPr>
              <w:spacing w:line="240" w:lineRule="auto"/>
              <w:ind w:firstLine="0" w:firstLineChars="0"/>
              <w:rPr>
                <w:sz w:val="16"/>
              </w:rPr>
            </w:pPr>
            <w:r w:rsidRPr="006F1912">
              <w:rPr>
                <w:sz w:val="16"/>
                <w:lang w:val="en-GB"/>
              </w:rPr>
              <w:t>Tau</w:t>
            </w:r>
          </w:p>
        </w:tc>
        <w:tc>
          <w:tcPr>
            <w:tcW w:w="0" w:type="auto"/>
            <w:shd w:val="clear" w:color="auto" w:fill="auto"/>
            <w:vAlign w:val="center"/>
          </w:tcPr>
          <w:p w:rsidR="0095497F" w:rsidRPr="006F1912" w:rsidP="0095497F" w14:paraId="1BDDD768" w14:textId="04EC794D">
            <w:pPr>
              <w:spacing w:line="240" w:lineRule="auto"/>
              <w:ind w:firstLine="0" w:firstLineChars="0"/>
              <w:rPr>
                <w:sz w:val="16"/>
              </w:rPr>
            </w:pPr>
            <w:r w:rsidRPr="006F1912">
              <w:rPr>
                <w:rFonts w:hint="eastAsia"/>
                <w:sz w:val="16"/>
                <w:lang w:val="en-GB"/>
              </w:rPr>
              <w:t>0</w:t>
            </w:r>
            <w:r w:rsidRPr="006F1912">
              <w:rPr>
                <w:sz w:val="16"/>
                <w:lang w:val="en-GB"/>
              </w:rPr>
              <w:t>.001</w:t>
            </w:r>
          </w:p>
        </w:tc>
      </w:tr>
      <w:tr w14:paraId="28BA5B1E" w14:textId="77777777" w:rsidTr="00F72DDA">
        <w:tblPrEx>
          <w:tblW w:w="0" w:type="auto"/>
          <w:jc w:val="center"/>
          <w:tblLook w:val="04A0"/>
        </w:tblPrEx>
        <w:trPr>
          <w:jc w:val="center"/>
        </w:trPr>
        <w:tc>
          <w:tcPr>
            <w:tcW w:w="0" w:type="auto"/>
            <w:shd w:val="clear" w:color="auto" w:fill="auto"/>
            <w:vAlign w:val="center"/>
          </w:tcPr>
          <w:p w:rsidR="0095497F" w:rsidRPr="006F1912" w:rsidP="0095497F" w14:paraId="3B6C4603" w14:textId="61F81613">
            <w:pPr>
              <w:spacing w:line="240" w:lineRule="auto"/>
              <w:ind w:firstLine="0" w:firstLineChars="0"/>
              <w:rPr>
                <w:sz w:val="16"/>
              </w:rPr>
            </w:pPr>
            <w:r w:rsidRPr="006F1912">
              <w:rPr>
                <w:sz w:val="16"/>
                <w:lang w:val="en-GB"/>
              </w:rPr>
              <w:t>Learning rate of Critic</w:t>
            </w:r>
          </w:p>
        </w:tc>
        <w:tc>
          <w:tcPr>
            <w:tcW w:w="0" w:type="auto"/>
            <w:shd w:val="clear" w:color="auto" w:fill="auto"/>
            <w:vAlign w:val="center"/>
          </w:tcPr>
          <w:p w:rsidR="0095497F" w:rsidRPr="006F1912" w:rsidP="0095497F" w14:paraId="43C6AC78" w14:textId="2C6732C5">
            <w:pPr>
              <w:spacing w:line="240" w:lineRule="auto"/>
              <w:ind w:firstLine="0" w:firstLineChars="0"/>
              <w:rPr>
                <w:sz w:val="16"/>
              </w:rPr>
            </w:pPr>
            <w:r w:rsidRPr="006F1912">
              <w:rPr>
                <w:rFonts w:hint="eastAsia"/>
                <w:sz w:val="16"/>
                <w:lang w:val="en-GB"/>
              </w:rPr>
              <w:t>1e-</w:t>
            </w:r>
            <w:r w:rsidRPr="006F1912">
              <w:rPr>
                <w:sz w:val="16"/>
                <w:lang w:val="en-GB"/>
              </w:rPr>
              <w:t>4</w:t>
            </w:r>
          </w:p>
        </w:tc>
        <w:tc>
          <w:tcPr>
            <w:tcW w:w="0" w:type="auto"/>
            <w:shd w:val="clear" w:color="auto" w:fill="auto"/>
            <w:vAlign w:val="center"/>
          </w:tcPr>
          <w:p w:rsidR="0095497F" w:rsidRPr="006F1912" w:rsidP="0095497F" w14:paraId="37D34718" w14:textId="47B4E388">
            <w:pPr>
              <w:spacing w:line="240" w:lineRule="auto"/>
              <w:ind w:firstLine="0" w:firstLineChars="0"/>
              <w:rPr>
                <w:sz w:val="16"/>
              </w:rPr>
            </w:pPr>
            <w:r w:rsidRPr="006F1912">
              <w:rPr>
                <w:sz w:val="16"/>
                <w:lang w:val="en-GB"/>
              </w:rPr>
              <w:t xml:space="preserve">Print </w:t>
            </w:r>
            <w:r w:rsidRPr="006F1912">
              <w:rPr>
                <w:rFonts w:hint="eastAsia"/>
                <w:sz w:val="16"/>
                <w:lang w:val="en-GB"/>
              </w:rPr>
              <w:t>frequency</w:t>
            </w:r>
            <w:r w:rsidRPr="006F1912">
              <w:rPr>
                <w:sz w:val="16"/>
                <w:lang w:val="en-GB"/>
              </w:rPr>
              <w:t xml:space="preserve"> </w:t>
            </w:r>
          </w:p>
        </w:tc>
        <w:tc>
          <w:tcPr>
            <w:tcW w:w="0" w:type="auto"/>
            <w:shd w:val="clear" w:color="auto" w:fill="auto"/>
            <w:vAlign w:val="center"/>
          </w:tcPr>
          <w:p w:rsidR="0095497F" w:rsidRPr="006F1912" w:rsidP="0095497F" w14:paraId="3F5B32D8" w14:textId="1D174F13">
            <w:pPr>
              <w:spacing w:line="240" w:lineRule="auto"/>
              <w:ind w:firstLine="0" w:firstLineChars="0"/>
              <w:rPr>
                <w:sz w:val="16"/>
              </w:rPr>
            </w:pPr>
            <w:r w:rsidRPr="006F1912">
              <w:rPr>
                <w:sz w:val="16"/>
                <w:lang w:val="en-GB"/>
              </w:rPr>
              <w:t>100</w:t>
            </w:r>
          </w:p>
        </w:tc>
      </w:tr>
      <w:tr w14:paraId="157BC5DA" w14:textId="77777777" w:rsidTr="00F72DDA">
        <w:tblPrEx>
          <w:tblW w:w="0" w:type="auto"/>
          <w:jc w:val="center"/>
          <w:tblLook w:val="04A0"/>
        </w:tblPrEx>
        <w:trPr>
          <w:jc w:val="center"/>
        </w:trPr>
        <w:tc>
          <w:tcPr>
            <w:tcW w:w="0" w:type="auto"/>
            <w:shd w:val="clear" w:color="auto" w:fill="auto"/>
            <w:vAlign w:val="center"/>
          </w:tcPr>
          <w:p w:rsidR="0095497F" w:rsidRPr="006F1912" w:rsidP="0095497F" w14:paraId="129ACBE7" w14:textId="466594B9">
            <w:pPr>
              <w:spacing w:line="240" w:lineRule="auto"/>
              <w:ind w:firstLine="0" w:firstLineChars="0"/>
              <w:rPr>
                <w:sz w:val="16"/>
              </w:rPr>
            </w:pPr>
            <w:r w:rsidRPr="006F1912">
              <w:rPr>
                <w:sz w:val="16"/>
                <w:lang w:val="en-GB"/>
              </w:rPr>
              <w:t>Learning rate of Actor</w:t>
            </w:r>
          </w:p>
        </w:tc>
        <w:tc>
          <w:tcPr>
            <w:tcW w:w="0" w:type="auto"/>
            <w:shd w:val="clear" w:color="auto" w:fill="auto"/>
            <w:vAlign w:val="center"/>
          </w:tcPr>
          <w:p w:rsidR="0095497F" w:rsidRPr="006F1912" w:rsidP="0095497F" w14:paraId="578D2825" w14:textId="337C329D">
            <w:pPr>
              <w:spacing w:line="240" w:lineRule="auto"/>
              <w:ind w:firstLine="0" w:firstLineChars="0"/>
              <w:rPr>
                <w:sz w:val="16"/>
              </w:rPr>
            </w:pPr>
            <w:r w:rsidRPr="006F1912">
              <w:rPr>
                <w:rFonts w:hint="eastAsia"/>
                <w:sz w:val="16"/>
                <w:lang w:val="en-GB"/>
              </w:rPr>
              <w:t>1e-</w:t>
            </w:r>
            <w:r w:rsidRPr="006F1912">
              <w:rPr>
                <w:sz w:val="16"/>
                <w:lang w:val="en-GB"/>
              </w:rPr>
              <w:t>4</w:t>
            </w:r>
          </w:p>
        </w:tc>
        <w:tc>
          <w:tcPr>
            <w:tcW w:w="0" w:type="auto"/>
            <w:shd w:val="clear" w:color="auto" w:fill="auto"/>
            <w:vAlign w:val="center"/>
          </w:tcPr>
          <w:p w:rsidR="0095497F" w:rsidRPr="006F1912" w:rsidP="0095497F" w14:paraId="5D49FB5E" w14:textId="3F036890">
            <w:pPr>
              <w:spacing w:line="240" w:lineRule="auto"/>
              <w:ind w:firstLine="0" w:firstLineChars="0"/>
              <w:rPr>
                <w:sz w:val="16"/>
              </w:rPr>
            </w:pPr>
            <w:r w:rsidRPr="006F1912">
              <w:rPr>
                <w:sz w:val="16"/>
                <w:lang w:val="en-GB"/>
              </w:rPr>
              <w:t>Update interval</w:t>
            </w:r>
          </w:p>
        </w:tc>
        <w:tc>
          <w:tcPr>
            <w:tcW w:w="0" w:type="auto"/>
            <w:shd w:val="clear" w:color="auto" w:fill="auto"/>
            <w:vAlign w:val="center"/>
          </w:tcPr>
          <w:p w:rsidR="0095497F" w:rsidRPr="006F1912" w:rsidP="0095497F" w14:paraId="7A3D1C83" w14:textId="28DA5241">
            <w:pPr>
              <w:spacing w:line="240" w:lineRule="auto"/>
              <w:ind w:firstLine="0" w:firstLineChars="0"/>
              <w:rPr>
                <w:sz w:val="16"/>
              </w:rPr>
            </w:pPr>
            <w:r w:rsidRPr="006F1912">
              <w:rPr>
                <w:sz w:val="16"/>
                <w:lang w:val="en-GB"/>
              </w:rPr>
              <w:t>1</w:t>
            </w:r>
          </w:p>
        </w:tc>
      </w:tr>
      <w:tr w14:paraId="2C73E520" w14:textId="77777777" w:rsidTr="000D57AF">
        <w:tblPrEx>
          <w:tblW w:w="0" w:type="auto"/>
          <w:jc w:val="center"/>
          <w:tblLook w:val="04A0"/>
        </w:tblPrEx>
        <w:trPr>
          <w:jc w:val="center"/>
        </w:trPr>
        <w:tc>
          <w:tcPr>
            <w:tcW w:w="0" w:type="auto"/>
            <w:tcBorders>
              <w:bottom w:val="single" w:sz="8" w:space="0" w:color="auto"/>
            </w:tcBorders>
            <w:shd w:val="clear" w:color="auto" w:fill="auto"/>
            <w:vAlign w:val="center"/>
          </w:tcPr>
          <w:p w:rsidR="0095497F" w:rsidRPr="006F1912" w:rsidP="0095497F" w14:paraId="10464ECA" w14:textId="0F29B277">
            <w:pPr>
              <w:spacing w:line="240" w:lineRule="auto"/>
              <w:ind w:firstLine="0" w:firstLineChars="0"/>
              <w:rPr>
                <w:sz w:val="16"/>
              </w:rPr>
            </w:pPr>
            <w:r w:rsidRPr="006F1912">
              <w:rPr>
                <w:sz w:val="16"/>
                <w:lang w:val="en-GB"/>
              </w:rPr>
              <w:t xml:space="preserve">Total iteration </w:t>
            </w:r>
            <w:r w:rsidRPr="006F1912">
              <w:rPr>
                <w:rFonts w:hint="eastAsia"/>
                <w:sz w:val="16"/>
                <w:lang w:val="en-GB"/>
              </w:rPr>
              <w:t>s</w:t>
            </w:r>
            <w:r w:rsidRPr="006F1912">
              <w:rPr>
                <w:sz w:val="16"/>
                <w:lang w:val="en-GB"/>
              </w:rPr>
              <w:t>teps</w:t>
            </w:r>
          </w:p>
        </w:tc>
        <w:tc>
          <w:tcPr>
            <w:tcW w:w="0" w:type="auto"/>
            <w:tcBorders>
              <w:bottom w:val="single" w:sz="8" w:space="0" w:color="auto"/>
            </w:tcBorders>
            <w:shd w:val="clear" w:color="auto" w:fill="auto"/>
            <w:vAlign w:val="center"/>
          </w:tcPr>
          <w:p w:rsidR="0095497F" w:rsidRPr="006F1912" w:rsidP="0095497F" w14:paraId="74495A65" w14:textId="210C725E">
            <w:pPr>
              <w:spacing w:line="240" w:lineRule="auto"/>
              <w:ind w:firstLine="0" w:firstLineChars="0"/>
              <w:rPr>
                <w:sz w:val="16"/>
              </w:rPr>
            </w:pPr>
            <w:r w:rsidRPr="006F1912">
              <w:rPr>
                <w:sz w:val="16"/>
                <w:lang w:val="en-GB"/>
              </w:rPr>
              <w:t>100000</w:t>
            </w:r>
          </w:p>
        </w:tc>
        <w:tc>
          <w:tcPr>
            <w:tcW w:w="0" w:type="auto"/>
            <w:tcBorders>
              <w:bottom w:val="single" w:sz="8" w:space="0" w:color="auto"/>
            </w:tcBorders>
            <w:shd w:val="clear" w:color="auto" w:fill="auto"/>
            <w:vAlign w:val="center"/>
          </w:tcPr>
          <w:p w:rsidR="0095497F" w:rsidRPr="006F1912" w:rsidP="0095497F" w14:paraId="3D1DCBAE" w14:textId="3947A3A1">
            <w:pPr>
              <w:spacing w:line="240" w:lineRule="auto"/>
              <w:ind w:firstLine="0" w:firstLineChars="0"/>
              <w:rPr>
                <w:sz w:val="16"/>
              </w:rPr>
            </w:pPr>
            <w:r w:rsidRPr="006F1912">
              <w:rPr>
                <w:rFonts w:hint="eastAsia"/>
                <w:sz w:val="16"/>
                <w:lang w:val="en-GB"/>
              </w:rPr>
              <w:t>L</w:t>
            </w:r>
            <w:r w:rsidRPr="006F1912">
              <w:rPr>
                <w:sz w:val="16"/>
                <w:lang w:val="en-GB"/>
              </w:rPr>
              <w:t>earning start</w:t>
            </w:r>
          </w:p>
        </w:tc>
        <w:tc>
          <w:tcPr>
            <w:tcW w:w="0" w:type="auto"/>
            <w:tcBorders>
              <w:bottom w:val="single" w:sz="8" w:space="0" w:color="auto"/>
            </w:tcBorders>
            <w:shd w:val="clear" w:color="auto" w:fill="auto"/>
            <w:vAlign w:val="center"/>
          </w:tcPr>
          <w:p w:rsidR="0095497F" w:rsidRPr="006F1912" w:rsidP="0095497F" w14:paraId="3B1B96C5" w14:textId="6E5F9381">
            <w:pPr>
              <w:spacing w:line="240" w:lineRule="auto"/>
              <w:ind w:firstLine="0" w:firstLineChars="0"/>
              <w:rPr>
                <w:sz w:val="16"/>
              </w:rPr>
            </w:pPr>
            <w:r w:rsidRPr="006F1912">
              <w:rPr>
                <w:sz w:val="16"/>
                <w:lang w:val="en-GB"/>
              </w:rPr>
              <w:t>5000</w:t>
            </w:r>
          </w:p>
        </w:tc>
      </w:tr>
    </w:tbl>
    <w:p w:rsidR="00872E8A" w:rsidP="002D3FA5" w14:paraId="5894C7F0" w14:textId="717CD7A3">
      <w:pPr>
        <w:pStyle w:val="Caption"/>
        <w:keepNext/>
        <w:spacing w:before="156" w:beforeLines="50" w:line="240" w:lineRule="auto"/>
        <w:ind w:left="425" w:right="425" w:firstLine="0" w:firstLineChars="0"/>
      </w:pPr>
      <w:bookmarkStart w:id="670" w:name="_Ref74065310"/>
      <w:r>
        <w:rPr>
          <w:lang w:val="en-GB"/>
        </w:rPr>
        <w:t>Table</w:t>
      </w:r>
      <w:r>
        <w:rPr>
          <w:lang w:val="en-GB"/>
        </w:rPr>
        <w:t xml:space="preserve"> </w:t>
      </w:r>
      <w:r w:rsidR="00173D6F">
        <w:rPr>
          <w:noProof/>
        </w:rPr>
        <w:fldChar w:fldCharType="begin"/>
      </w:r>
      <w:r w:rsidR="00173D6F">
        <w:rPr>
          <w:noProof/>
          <w:lang w:val="en-GB"/>
        </w:rPr>
        <w:instrText xml:space="preserve"> </w:instrText>
      </w:r>
      <w:r w:rsidR="00173D6F">
        <w:rPr>
          <w:noProof/>
          <w:lang w:val="en-GB"/>
        </w:rPr>
        <w:instrText xml:space="preserve">SEQ Table \* ARABIC </w:instrText>
      </w:r>
      <w:r w:rsidR="00173D6F">
        <w:rPr>
          <w:noProof/>
        </w:rPr>
        <w:fldChar w:fldCharType="separate"/>
      </w:r>
      <w:r w:rsidR="002846FC">
        <w:rPr>
          <w:noProof/>
          <w:lang w:val="en-GB"/>
        </w:rPr>
        <w:t>4</w:t>
      </w:r>
      <w:r w:rsidR="00173D6F">
        <w:rPr>
          <w:noProof/>
        </w:rPr>
        <w:fldChar w:fldCharType="end"/>
      </w:r>
      <w:bookmarkEnd w:id="670"/>
      <w:r w:rsidR="00B222F3">
        <w:rPr>
          <w:noProof/>
          <w:lang w:val="en-GB"/>
        </w:rPr>
        <w:t>.</w:t>
      </w:r>
      <w:r w:rsidR="009D6C91">
        <w:rPr>
          <w:lang w:val="en-GB"/>
        </w:rPr>
        <w:t xml:space="preserve"> </w:t>
      </w:r>
      <w:r w:rsidR="00B222F3">
        <w:rPr>
          <w:shd w:val="clear" w:color="auto" w:fill="FBFBFB"/>
          <w:lang w:val="en-GB"/>
        </w:rPr>
        <w:t xml:space="preserve">Training </w:t>
      </w:r>
      <w:del w:id="671" w:author="Editor 2" w:date="2021-07-20T07:39:17Z">
        <w:r w:rsidR="00B222F3">
          <w:rPr>
            <w:shd w:val="clear" w:color="auto" w:fill="FBFBFB"/>
            <w:lang w:val="en-GB"/>
          </w:rPr>
          <w:delText xml:space="preserve">hyper-parameters of </w:delText>
        </w:r>
      </w:del>
      <w:ins w:id="672"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 xml:space="preserve">hyperparameters of the </w:t>
        </w:r>
      </w:ins>
      <w:r w:rsidR="00B222F3">
        <w:rPr>
          <w:shd w:val="clear" w:color="auto" w:fill="FBFBFB"/>
          <w:lang w:val="en-GB"/>
        </w:rPr>
        <w:t xml:space="preserve">model based on </w:t>
      </w:r>
      <w:ins w:id="673"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 xml:space="preserve">the </w:t>
        </w:r>
      </w:ins>
      <w:r w:rsidR="00B222F3">
        <w:rPr>
          <w:shd w:val="clear" w:color="auto" w:fill="FBFBFB"/>
          <w:lang w:val="en-GB"/>
        </w:rPr>
        <w:t>traditional MADDPG algorithm.</w:t>
      </w:r>
    </w:p>
    <w:tbl>
      <w:tblPr>
        <w:tblStyle w:val="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16"/>
        <w:gridCol w:w="1612"/>
        <w:gridCol w:w="1509"/>
        <w:gridCol w:w="1314"/>
      </w:tblGrid>
      <w:tr w14:paraId="4D95EC22" w14:textId="77777777" w:rsidTr="00A25DC2">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jc w:val="center"/>
        </w:trPr>
        <w:tc>
          <w:tcPr>
            <w:tcW w:w="0" w:type="auto"/>
            <w:tcBorders>
              <w:top w:val="single" w:sz="8" w:space="0" w:color="auto"/>
              <w:bottom w:val="single" w:sz="4" w:space="0" w:color="auto"/>
            </w:tcBorders>
            <w:shd w:val="clear" w:color="auto" w:fill="auto"/>
            <w:vAlign w:val="center"/>
          </w:tcPr>
          <w:p w:rsidR="006F6415" w:rsidRPr="006F1912" w:rsidP="00F72DDA" w14:paraId="2E380B04" w14:textId="77777777">
            <w:pPr>
              <w:spacing w:line="240" w:lineRule="auto"/>
              <w:ind w:firstLine="0" w:firstLineChars="0"/>
              <w:rPr>
                <w:sz w:val="16"/>
              </w:rPr>
            </w:pPr>
            <w:r w:rsidRPr="006F1912">
              <w:rPr>
                <w:sz w:val="16"/>
                <w:lang w:val="en-GB"/>
              </w:rPr>
              <w:t>Training</w:t>
            </w:r>
            <w:r w:rsidRPr="006F1912">
              <w:rPr>
                <w:rFonts w:hint="eastAsia"/>
                <w:sz w:val="16"/>
                <w:lang w:val="en-GB"/>
              </w:rPr>
              <w:t xml:space="preserve"> parameter</w:t>
            </w:r>
            <w:r w:rsidRPr="006F1912">
              <w:rPr>
                <w:sz w:val="16"/>
                <w:lang w:val="en-GB"/>
              </w:rPr>
              <w:t>s</w:t>
            </w:r>
          </w:p>
        </w:tc>
        <w:tc>
          <w:tcPr>
            <w:tcW w:w="0" w:type="auto"/>
            <w:tcBorders>
              <w:top w:val="single" w:sz="8" w:space="0" w:color="auto"/>
              <w:bottom w:val="single" w:sz="4" w:space="0" w:color="auto"/>
            </w:tcBorders>
            <w:shd w:val="clear" w:color="auto" w:fill="auto"/>
            <w:vAlign w:val="center"/>
          </w:tcPr>
          <w:p w:rsidR="006F6415" w:rsidRPr="006F1912" w:rsidP="00F72DDA" w14:paraId="370B53A6" w14:textId="77777777">
            <w:pPr>
              <w:spacing w:line="240" w:lineRule="auto"/>
              <w:ind w:firstLine="0" w:firstLineChars="0"/>
              <w:rPr>
                <w:sz w:val="16"/>
              </w:rPr>
            </w:pPr>
            <w:r w:rsidRPr="006F1912">
              <w:rPr>
                <w:sz w:val="16"/>
                <w:lang w:val="en-GB"/>
              </w:rPr>
              <w:t>Parameter values</w:t>
            </w:r>
          </w:p>
        </w:tc>
        <w:tc>
          <w:tcPr>
            <w:tcW w:w="0" w:type="auto"/>
            <w:tcBorders>
              <w:top w:val="single" w:sz="8" w:space="0" w:color="auto"/>
              <w:bottom w:val="single" w:sz="4" w:space="0" w:color="auto"/>
            </w:tcBorders>
            <w:shd w:val="clear" w:color="auto" w:fill="auto"/>
            <w:vAlign w:val="center"/>
          </w:tcPr>
          <w:p w:rsidR="006F6415" w:rsidRPr="006F1912" w:rsidP="00F72DDA" w14:paraId="4894CDD0" w14:textId="77777777">
            <w:pPr>
              <w:spacing w:line="240" w:lineRule="auto"/>
              <w:ind w:firstLine="0" w:firstLineChars="0"/>
              <w:rPr>
                <w:sz w:val="16"/>
              </w:rPr>
            </w:pPr>
            <w:r w:rsidRPr="006F1912">
              <w:rPr>
                <w:sz w:val="16"/>
                <w:lang w:val="en-GB"/>
              </w:rPr>
              <w:t>Training</w:t>
            </w:r>
            <w:r w:rsidRPr="006F1912">
              <w:rPr>
                <w:rFonts w:hint="eastAsia"/>
                <w:sz w:val="16"/>
                <w:lang w:val="en-GB"/>
              </w:rPr>
              <w:t xml:space="preserve"> parameter</w:t>
            </w:r>
            <w:r w:rsidRPr="006F1912">
              <w:rPr>
                <w:sz w:val="16"/>
                <w:lang w:val="en-GB"/>
              </w:rPr>
              <w:t>s</w:t>
            </w:r>
          </w:p>
        </w:tc>
        <w:tc>
          <w:tcPr>
            <w:tcW w:w="0" w:type="auto"/>
            <w:tcBorders>
              <w:top w:val="single" w:sz="8" w:space="0" w:color="auto"/>
              <w:bottom w:val="single" w:sz="4" w:space="0" w:color="auto"/>
            </w:tcBorders>
            <w:shd w:val="clear" w:color="auto" w:fill="auto"/>
            <w:vAlign w:val="center"/>
          </w:tcPr>
          <w:p w:rsidR="006F6415" w:rsidRPr="006F1912" w:rsidP="00F72DDA" w14:paraId="0FA87B7C" w14:textId="77777777">
            <w:pPr>
              <w:spacing w:line="240" w:lineRule="auto"/>
              <w:ind w:firstLine="0" w:firstLineChars="0"/>
              <w:rPr>
                <w:sz w:val="16"/>
              </w:rPr>
            </w:pPr>
            <w:r w:rsidRPr="006F1912">
              <w:rPr>
                <w:sz w:val="16"/>
                <w:lang w:val="en-GB"/>
              </w:rPr>
              <w:t>Parameter values</w:t>
            </w:r>
          </w:p>
        </w:tc>
      </w:tr>
      <w:tr w14:paraId="1954CA48" w14:textId="77777777" w:rsidTr="00A25DC2">
        <w:tblPrEx>
          <w:tblW w:w="0" w:type="auto"/>
          <w:jc w:val="center"/>
          <w:tblLook w:val="04A0"/>
        </w:tblPrEx>
        <w:trPr>
          <w:jc w:val="center"/>
        </w:trPr>
        <w:tc>
          <w:tcPr>
            <w:tcW w:w="0" w:type="auto"/>
            <w:tcBorders>
              <w:top w:val="single" w:sz="4" w:space="0" w:color="auto"/>
            </w:tcBorders>
            <w:shd w:val="clear" w:color="auto" w:fill="auto"/>
            <w:vAlign w:val="center"/>
          </w:tcPr>
          <w:p w:rsidR="00DB0D33" w:rsidRPr="006F1912" w:rsidP="00DB0D33" w14:paraId="0B90B503" w14:textId="77777777">
            <w:pPr>
              <w:spacing w:line="240" w:lineRule="auto"/>
              <w:ind w:firstLine="0" w:firstLineChars="0"/>
              <w:rPr>
                <w:sz w:val="16"/>
              </w:rPr>
            </w:pPr>
            <w:r w:rsidRPr="006F1912">
              <w:rPr>
                <w:sz w:val="16"/>
                <w:lang w:val="en-GB"/>
              </w:rPr>
              <w:t>Number of a</w:t>
            </w:r>
            <w:r w:rsidRPr="006F1912">
              <w:rPr>
                <w:rFonts w:hint="eastAsia"/>
                <w:sz w:val="16"/>
                <w:lang w:val="en-GB"/>
              </w:rPr>
              <w:t>gent</w:t>
            </w:r>
            <w:r w:rsidRPr="006F1912">
              <w:rPr>
                <w:sz w:val="16"/>
                <w:lang w:val="en-GB"/>
              </w:rPr>
              <w:t>s</w:t>
            </w:r>
          </w:p>
        </w:tc>
        <w:tc>
          <w:tcPr>
            <w:tcW w:w="0" w:type="auto"/>
            <w:tcBorders>
              <w:top w:val="single" w:sz="4" w:space="0" w:color="auto"/>
            </w:tcBorders>
            <w:shd w:val="clear" w:color="auto" w:fill="auto"/>
            <w:vAlign w:val="center"/>
          </w:tcPr>
          <w:p w:rsidR="00DB0D33" w:rsidRPr="006F1912" w:rsidP="00DB0D33" w14:paraId="497CF3B4" w14:textId="77777777">
            <w:pPr>
              <w:spacing w:line="240" w:lineRule="auto"/>
              <w:ind w:firstLine="0" w:firstLineChars="0"/>
              <w:rPr>
                <w:sz w:val="16"/>
              </w:rPr>
            </w:pPr>
            <w:r w:rsidRPr="006F1912">
              <w:rPr>
                <w:sz w:val="16"/>
                <w:lang w:val="en-GB"/>
              </w:rPr>
              <w:t>3/4/5</w:t>
            </w:r>
          </w:p>
        </w:tc>
        <w:tc>
          <w:tcPr>
            <w:tcW w:w="0" w:type="auto"/>
            <w:tcBorders>
              <w:top w:val="single" w:sz="4" w:space="0" w:color="auto"/>
            </w:tcBorders>
            <w:shd w:val="clear" w:color="auto" w:fill="auto"/>
            <w:vAlign w:val="center"/>
          </w:tcPr>
          <w:p w:rsidR="00DB0D33" w:rsidRPr="006F1912" w:rsidP="00DB0D33" w14:paraId="599E2265" w14:textId="57DE4E8D">
            <w:pPr>
              <w:spacing w:line="240" w:lineRule="auto"/>
              <w:ind w:firstLine="0" w:firstLineChars="0"/>
              <w:rPr>
                <w:sz w:val="16"/>
              </w:rPr>
            </w:pPr>
            <w:r w:rsidRPr="006F1912">
              <w:rPr>
                <w:sz w:val="16"/>
                <w:lang w:val="en-GB"/>
              </w:rPr>
              <w:t xml:space="preserve">Buffer </w:t>
            </w:r>
            <w:r w:rsidRPr="006F1912">
              <w:rPr>
                <w:rFonts w:hint="eastAsia"/>
                <w:sz w:val="16"/>
                <w:lang w:val="en-GB"/>
              </w:rPr>
              <w:t>s</w:t>
            </w:r>
            <w:r w:rsidRPr="006F1912">
              <w:rPr>
                <w:sz w:val="16"/>
                <w:lang w:val="en-GB"/>
              </w:rPr>
              <w:t>ize</w:t>
            </w:r>
          </w:p>
        </w:tc>
        <w:tc>
          <w:tcPr>
            <w:tcW w:w="0" w:type="auto"/>
            <w:tcBorders>
              <w:top w:val="single" w:sz="4" w:space="0" w:color="auto"/>
            </w:tcBorders>
            <w:shd w:val="clear" w:color="auto" w:fill="auto"/>
            <w:vAlign w:val="center"/>
          </w:tcPr>
          <w:p w:rsidR="00DB0D33" w:rsidRPr="006F1912" w:rsidP="00DB0D33" w14:paraId="229A6D03" w14:textId="510CC182">
            <w:pPr>
              <w:spacing w:line="240" w:lineRule="auto"/>
              <w:ind w:firstLine="0" w:firstLineChars="0"/>
              <w:rPr>
                <w:sz w:val="16"/>
              </w:rPr>
            </w:pPr>
            <w:r w:rsidRPr="006F1912">
              <w:rPr>
                <w:sz w:val="16"/>
                <w:lang w:val="en-GB"/>
              </w:rPr>
              <w:t>100000</w:t>
            </w:r>
          </w:p>
        </w:tc>
      </w:tr>
      <w:tr w14:paraId="042D29DE" w14:textId="77777777" w:rsidTr="00A25DC2">
        <w:tblPrEx>
          <w:tblW w:w="0" w:type="auto"/>
          <w:jc w:val="center"/>
          <w:tblLook w:val="04A0"/>
        </w:tblPrEx>
        <w:trPr>
          <w:jc w:val="center"/>
        </w:trPr>
        <w:tc>
          <w:tcPr>
            <w:tcW w:w="0" w:type="auto"/>
            <w:shd w:val="clear" w:color="auto" w:fill="auto"/>
            <w:vAlign w:val="center"/>
          </w:tcPr>
          <w:p w:rsidR="00DB0D33" w:rsidRPr="006F1912" w:rsidP="00DB0D33" w14:paraId="64E0FCDA" w14:textId="13D5D4E5">
            <w:pPr>
              <w:spacing w:line="240" w:lineRule="auto"/>
              <w:ind w:firstLine="0" w:firstLineChars="0"/>
              <w:rPr>
                <w:sz w:val="16"/>
              </w:rPr>
            </w:pPr>
            <w:r w:rsidRPr="006F1912">
              <w:rPr>
                <w:sz w:val="16"/>
                <w:lang w:val="en-GB"/>
              </w:rPr>
              <w:t>Critic network</w:t>
            </w:r>
          </w:p>
        </w:tc>
        <w:tc>
          <w:tcPr>
            <w:tcW w:w="0" w:type="auto"/>
            <w:shd w:val="clear" w:color="auto" w:fill="auto"/>
            <w:vAlign w:val="center"/>
          </w:tcPr>
          <w:p w:rsidR="00DB0D33" w:rsidRPr="006F1912" w:rsidP="00DB0D33" w14:paraId="26512917" w14:textId="4AD171BD">
            <w:pPr>
              <w:spacing w:line="240" w:lineRule="auto"/>
              <w:ind w:firstLine="0" w:firstLineChars="0"/>
              <w:rPr>
                <w:sz w:val="16"/>
              </w:rPr>
            </w:pPr>
            <w:r w:rsidRPr="006F1912">
              <w:rPr>
                <w:rFonts w:hint="eastAsia"/>
                <w:sz w:val="16"/>
                <w:lang w:val="en-GB"/>
              </w:rPr>
              <w:t>F</w:t>
            </w:r>
            <w:r w:rsidRPr="006F1912">
              <w:rPr>
                <w:sz w:val="16"/>
                <w:lang w:val="en-GB"/>
              </w:rPr>
              <w:t>ull Connected Layer</w:t>
            </w:r>
          </w:p>
        </w:tc>
        <w:tc>
          <w:tcPr>
            <w:tcW w:w="0" w:type="auto"/>
            <w:shd w:val="clear" w:color="auto" w:fill="auto"/>
            <w:vAlign w:val="center"/>
          </w:tcPr>
          <w:p w:rsidR="00DB0D33" w:rsidRPr="006F1912" w:rsidP="00DB0D33" w14:paraId="12A20E6E" w14:textId="51E68593">
            <w:pPr>
              <w:spacing w:line="240" w:lineRule="auto"/>
              <w:ind w:firstLine="0" w:firstLineChars="0"/>
              <w:rPr>
                <w:sz w:val="16"/>
              </w:rPr>
            </w:pPr>
            <w:r w:rsidRPr="006F1912">
              <w:rPr>
                <w:sz w:val="16"/>
                <w:lang w:val="en-GB"/>
              </w:rPr>
              <w:t>Batch siz</w:t>
            </w:r>
            <w:r w:rsidRPr="006F1912">
              <w:rPr>
                <w:rFonts w:hint="eastAsia"/>
                <w:sz w:val="16"/>
                <w:lang w:val="en-GB"/>
              </w:rPr>
              <w:t>e</w:t>
            </w:r>
          </w:p>
        </w:tc>
        <w:tc>
          <w:tcPr>
            <w:tcW w:w="0" w:type="auto"/>
            <w:shd w:val="clear" w:color="auto" w:fill="auto"/>
            <w:vAlign w:val="center"/>
          </w:tcPr>
          <w:p w:rsidR="00DB0D33" w:rsidRPr="006F1912" w:rsidP="00DB0D33" w14:paraId="6E1058D7" w14:textId="6059A389">
            <w:pPr>
              <w:spacing w:line="240" w:lineRule="auto"/>
              <w:ind w:firstLine="0" w:firstLineChars="0"/>
              <w:rPr>
                <w:sz w:val="16"/>
              </w:rPr>
            </w:pPr>
            <w:r w:rsidRPr="006F1912">
              <w:rPr>
                <w:rFonts w:hint="eastAsia"/>
                <w:sz w:val="16"/>
                <w:lang w:val="en-GB"/>
              </w:rPr>
              <w:t>3</w:t>
            </w:r>
            <w:r w:rsidRPr="006F1912">
              <w:rPr>
                <w:sz w:val="16"/>
                <w:lang w:val="en-GB"/>
              </w:rPr>
              <w:t>2</w:t>
            </w:r>
          </w:p>
        </w:tc>
      </w:tr>
      <w:tr w14:paraId="010DD738" w14:textId="77777777" w:rsidTr="00A25DC2">
        <w:tblPrEx>
          <w:tblW w:w="0" w:type="auto"/>
          <w:jc w:val="center"/>
          <w:tblLook w:val="04A0"/>
        </w:tblPrEx>
        <w:trPr>
          <w:jc w:val="center"/>
        </w:trPr>
        <w:tc>
          <w:tcPr>
            <w:tcW w:w="0" w:type="auto"/>
            <w:shd w:val="clear" w:color="auto" w:fill="auto"/>
            <w:vAlign w:val="center"/>
          </w:tcPr>
          <w:p w:rsidR="00DB0D33" w:rsidRPr="006F1912" w:rsidP="00DB0D33" w14:paraId="7796777E" w14:textId="0500C530">
            <w:pPr>
              <w:spacing w:line="240" w:lineRule="auto"/>
              <w:ind w:firstLine="0" w:firstLineChars="0"/>
              <w:rPr>
                <w:sz w:val="16"/>
              </w:rPr>
            </w:pPr>
            <w:r w:rsidRPr="006F1912">
              <w:rPr>
                <w:sz w:val="16"/>
                <w:lang w:val="en-GB"/>
              </w:rPr>
              <w:t>Actor network</w:t>
            </w:r>
          </w:p>
        </w:tc>
        <w:tc>
          <w:tcPr>
            <w:tcW w:w="0" w:type="auto"/>
            <w:shd w:val="clear" w:color="auto" w:fill="auto"/>
            <w:vAlign w:val="center"/>
          </w:tcPr>
          <w:p w:rsidR="00DB0D33" w:rsidRPr="006F1912" w:rsidP="00DB0D33" w14:paraId="627301ED" w14:textId="0999746B">
            <w:pPr>
              <w:spacing w:line="240" w:lineRule="auto"/>
              <w:ind w:firstLine="0" w:firstLineChars="0"/>
              <w:rPr>
                <w:sz w:val="16"/>
              </w:rPr>
            </w:pPr>
            <w:r w:rsidRPr="006F1912">
              <w:rPr>
                <w:rFonts w:hint="eastAsia"/>
                <w:sz w:val="16"/>
                <w:lang w:val="en-GB"/>
              </w:rPr>
              <w:t>F</w:t>
            </w:r>
            <w:r w:rsidRPr="006F1912">
              <w:rPr>
                <w:sz w:val="16"/>
                <w:lang w:val="en-GB"/>
              </w:rPr>
              <w:t>ull Connected Layer</w:t>
            </w:r>
          </w:p>
        </w:tc>
        <w:tc>
          <w:tcPr>
            <w:tcW w:w="0" w:type="auto"/>
            <w:shd w:val="clear" w:color="auto" w:fill="auto"/>
            <w:vAlign w:val="center"/>
          </w:tcPr>
          <w:p w:rsidR="00DB0D33" w:rsidRPr="006F1912" w:rsidP="00DB0D33" w14:paraId="711DC353" w14:textId="69E3A040">
            <w:pPr>
              <w:spacing w:line="240" w:lineRule="auto"/>
              <w:ind w:firstLine="0" w:firstLineChars="0"/>
              <w:rPr>
                <w:sz w:val="16"/>
              </w:rPr>
            </w:pPr>
            <w:r w:rsidRPr="006F1912">
              <w:rPr>
                <w:sz w:val="16"/>
                <w:lang w:val="en-GB"/>
              </w:rPr>
              <w:t>Gamma</w:t>
            </w:r>
          </w:p>
        </w:tc>
        <w:tc>
          <w:tcPr>
            <w:tcW w:w="0" w:type="auto"/>
            <w:shd w:val="clear" w:color="auto" w:fill="auto"/>
            <w:vAlign w:val="center"/>
          </w:tcPr>
          <w:p w:rsidR="00DB0D33" w:rsidRPr="006F1912" w:rsidP="00DB0D33" w14:paraId="1DDB4C61" w14:textId="5C879D27">
            <w:pPr>
              <w:spacing w:line="240" w:lineRule="auto"/>
              <w:ind w:firstLine="0" w:firstLineChars="0"/>
              <w:rPr>
                <w:sz w:val="16"/>
              </w:rPr>
            </w:pPr>
            <w:r w:rsidRPr="006F1912">
              <w:rPr>
                <w:sz w:val="16"/>
                <w:lang w:val="en-GB"/>
              </w:rPr>
              <w:t>0.99</w:t>
            </w:r>
          </w:p>
        </w:tc>
      </w:tr>
      <w:tr w14:paraId="03A40F8F" w14:textId="77777777" w:rsidTr="00A25DC2">
        <w:tblPrEx>
          <w:tblW w:w="0" w:type="auto"/>
          <w:jc w:val="center"/>
          <w:tblLook w:val="04A0"/>
        </w:tblPrEx>
        <w:trPr>
          <w:jc w:val="center"/>
        </w:trPr>
        <w:tc>
          <w:tcPr>
            <w:tcW w:w="0" w:type="auto"/>
            <w:shd w:val="clear" w:color="auto" w:fill="auto"/>
            <w:vAlign w:val="center"/>
          </w:tcPr>
          <w:p w:rsidR="00DB0D33" w:rsidRPr="006F1912" w:rsidP="00DB0D33" w14:paraId="53ABE391" w14:textId="7A9CDC3F">
            <w:pPr>
              <w:spacing w:line="240" w:lineRule="auto"/>
              <w:ind w:firstLine="0" w:firstLineChars="0"/>
              <w:rPr>
                <w:sz w:val="16"/>
              </w:rPr>
            </w:pPr>
            <w:r w:rsidRPr="006F1912">
              <w:rPr>
                <w:sz w:val="16"/>
                <w:lang w:val="en-GB"/>
              </w:rPr>
              <w:t>Number of hidden networks</w:t>
            </w:r>
          </w:p>
        </w:tc>
        <w:tc>
          <w:tcPr>
            <w:tcW w:w="0" w:type="auto"/>
            <w:shd w:val="clear" w:color="auto" w:fill="auto"/>
            <w:vAlign w:val="center"/>
          </w:tcPr>
          <w:p w:rsidR="00DB0D33" w:rsidRPr="006F1912" w:rsidP="00DB0D33" w14:paraId="04461B2E" w14:textId="7D9AD839">
            <w:pPr>
              <w:spacing w:line="240" w:lineRule="auto"/>
              <w:ind w:firstLine="0" w:firstLineChars="0"/>
              <w:rPr>
                <w:sz w:val="16"/>
              </w:rPr>
            </w:pPr>
            <w:r w:rsidRPr="006F1912">
              <w:rPr>
                <w:sz w:val="16"/>
                <w:lang w:val="en-GB"/>
              </w:rPr>
              <w:t>64</w:t>
            </w:r>
          </w:p>
        </w:tc>
        <w:tc>
          <w:tcPr>
            <w:tcW w:w="0" w:type="auto"/>
            <w:shd w:val="clear" w:color="auto" w:fill="auto"/>
            <w:vAlign w:val="center"/>
          </w:tcPr>
          <w:p w:rsidR="00DB0D33" w:rsidRPr="006F1912" w:rsidP="00DB0D33" w14:paraId="108D5D99" w14:textId="1FD50B55">
            <w:pPr>
              <w:spacing w:line="240" w:lineRule="auto"/>
              <w:ind w:firstLine="0" w:firstLineChars="0"/>
              <w:rPr>
                <w:sz w:val="16"/>
              </w:rPr>
            </w:pPr>
            <w:r w:rsidRPr="006F1912">
              <w:rPr>
                <w:sz w:val="16"/>
                <w:lang w:val="en-GB"/>
              </w:rPr>
              <w:t>Tau</w:t>
            </w:r>
          </w:p>
        </w:tc>
        <w:tc>
          <w:tcPr>
            <w:tcW w:w="0" w:type="auto"/>
            <w:shd w:val="clear" w:color="auto" w:fill="auto"/>
            <w:vAlign w:val="center"/>
          </w:tcPr>
          <w:p w:rsidR="00DB0D33" w:rsidRPr="006F1912" w:rsidP="00DB0D33" w14:paraId="1A4C7EAA" w14:textId="37E975E2">
            <w:pPr>
              <w:spacing w:line="240" w:lineRule="auto"/>
              <w:ind w:firstLine="0" w:firstLineChars="0"/>
              <w:rPr>
                <w:sz w:val="16"/>
              </w:rPr>
            </w:pPr>
            <w:r w:rsidRPr="006F1912">
              <w:rPr>
                <w:rFonts w:hint="eastAsia"/>
                <w:sz w:val="16"/>
                <w:lang w:val="en-GB"/>
              </w:rPr>
              <w:t>0</w:t>
            </w:r>
            <w:r w:rsidRPr="006F1912">
              <w:rPr>
                <w:sz w:val="16"/>
                <w:lang w:val="en-GB"/>
              </w:rPr>
              <w:t>.001</w:t>
            </w:r>
          </w:p>
        </w:tc>
      </w:tr>
      <w:tr w14:paraId="188AFE30" w14:textId="77777777" w:rsidTr="00A25DC2">
        <w:tblPrEx>
          <w:tblW w:w="0" w:type="auto"/>
          <w:jc w:val="center"/>
          <w:tblLook w:val="04A0"/>
        </w:tblPrEx>
        <w:trPr>
          <w:jc w:val="center"/>
        </w:trPr>
        <w:tc>
          <w:tcPr>
            <w:tcW w:w="0" w:type="auto"/>
            <w:shd w:val="clear" w:color="auto" w:fill="auto"/>
            <w:vAlign w:val="center"/>
          </w:tcPr>
          <w:p w:rsidR="00DB0D33" w:rsidRPr="006F1912" w:rsidP="00DB0D33" w14:paraId="47F5A595" w14:textId="39265D73">
            <w:pPr>
              <w:spacing w:line="240" w:lineRule="auto"/>
              <w:ind w:firstLine="0" w:firstLineChars="0"/>
              <w:rPr>
                <w:sz w:val="16"/>
              </w:rPr>
            </w:pPr>
            <w:r w:rsidRPr="006F1912">
              <w:rPr>
                <w:sz w:val="16"/>
                <w:lang w:val="en-GB"/>
              </w:rPr>
              <w:t>Learning rate of Critic</w:t>
            </w:r>
          </w:p>
        </w:tc>
        <w:tc>
          <w:tcPr>
            <w:tcW w:w="0" w:type="auto"/>
            <w:shd w:val="clear" w:color="auto" w:fill="auto"/>
            <w:vAlign w:val="center"/>
          </w:tcPr>
          <w:p w:rsidR="00DB0D33" w:rsidRPr="006F1912" w:rsidP="00DB0D33" w14:paraId="35DE2DA8" w14:textId="7EBC1ECD">
            <w:pPr>
              <w:spacing w:line="240" w:lineRule="auto"/>
              <w:ind w:firstLine="0" w:firstLineChars="0"/>
              <w:rPr>
                <w:sz w:val="16"/>
              </w:rPr>
            </w:pPr>
            <w:r w:rsidRPr="006F1912">
              <w:rPr>
                <w:rFonts w:hint="eastAsia"/>
                <w:sz w:val="16"/>
                <w:lang w:val="en-GB"/>
              </w:rPr>
              <w:t>1e-</w:t>
            </w:r>
            <w:r w:rsidRPr="006F1912">
              <w:rPr>
                <w:sz w:val="16"/>
                <w:lang w:val="en-GB"/>
              </w:rPr>
              <w:t>4</w:t>
            </w:r>
          </w:p>
        </w:tc>
        <w:tc>
          <w:tcPr>
            <w:tcW w:w="0" w:type="auto"/>
            <w:shd w:val="clear" w:color="auto" w:fill="auto"/>
            <w:vAlign w:val="center"/>
          </w:tcPr>
          <w:p w:rsidR="00DB0D33" w:rsidRPr="006F1912" w:rsidP="00DB0D33" w14:paraId="278A486B" w14:textId="77F2BC5B">
            <w:pPr>
              <w:spacing w:line="240" w:lineRule="auto"/>
              <w:ind w:firstLine="0" w:firstLineChars="0"/>
              <w:rPr>
                <w:sz w:val="16"/>
              </w:rPr>
            </w:pPr>
            <w:r w:rsidRPr="006F1912">
              <w:rPr>
                <w:sz w:val="16"/>
                <w:lang w:val="en-GB"/>
              </w:rPr>
              <w:t xml:space="preserve">Print </w:t>
            </w:r>
            <w:r w:rsidRPr="006F1912">
              <w:rPr>
                <w:rFonts w:hint="eastAsia"/>
                <w:sz w:val="16"/>
                <w:lang w:val="en-GB"/>
              </w:rPr>
              <w:t>frequency</w:t>
            </w:r>
            <w:r w:rsidRPr="006F1912">
              <w:rPr>
                <w:sz w:val="16"/>
                <w:lang w:val="en-GB"/>
              </w:rPr>
              <w:t xml:space="preserve"> </w:t>
            </w:r>
          </w:p>
        </w:tc>
        <w:tc>
          <w:tcPr>
            <w:tcW w:w="0" w:type="auto"/>
            <w:shd w:val="clear" w:color="auto" w:fill="auto"/>
            <w:vAlign w:val="center"/>
          </w:tcPr>
          <w:p w:rsidR="00DB0D33" w:rsidRPr="006F1912" w:rsidP="00DB0D33" w14:paraId="7F090829" w14:textId="0E23F16B">
            <w:pPr>
              <w:spacing w:line="240" w:lineRule="auto"/>
              <w:ind w:firstLine="0" w:firstLineChars="0"/>
              <w:rPr>
                <w:sz w:val="16"/>
              </w:rPr>
            </w:pPr>
            <w:r w:rsidRPr="006F1912">
              <w:rPr>
                <w:sz w:val="16"/>
                <w:lang w:val="en-GB"/>
              </w:rPr>
              <w:t>100</w:t>
            </w:r>
          </w:p>
        </w:tc>
      </w:tr>
      <w:tr w14:paraId="2C356EC5" w14:textId="77777777" w:rsidTr="00A25DC2">
        <w:tblPrEx>
          <w:tblW w:w="0" w:type="auto"/>
          <w:jc w:val="center"/>
          <w:tblLook w:val="04A0"/>
        </w:tblPrEx>
        <w:trPr>
          <w:jc w:val="center"/>
        </w:trPr>
        <w:tc>
          <w:tcPr>
            <w:tcW w:w="0" w:type="auto"/>
            <w:shd w:val="clear" w:color="auto" w:fill="auto"/>
            <w:vAlign w:val="center"/>
          </w:tcPr>
          <w:p w:rsidR="00DB0D33" w:rsidRPr="006F1912" w:rsidP="00DB0D33" w14:paraId="2746437E" w14:textId="3F4BAC7C">
            <w:pPr>
              <w:spacing w:line="240" w:lineRule="auto"/>
              <w:ind w:firstLine="0" w:firstLineChars="0"/>
              <w:rPr>
                <w:sz w:val="16"/>
              </w:rPr>
            </w:pPr>
            <w:r w:rsidRPr="006F1912">
              <w:rPr>
                <w:sz w:val="16"/>
                <w:lang w:val="en-GB"/>
              </w:rPr>
              <w:t>Learning rate of Actor</w:t>
            </w:r>
          </w:p>
        </w:tc>
        <w:tc>
          <w:tcPr>
            <w:tcW w:w="0" w:type="auto"/>
            <w:shd w:val="clear" w:color="auto" w:fill="auto"/>
            <w:vAlign w:val="center"/>
          </w:tcPr>
          <w:p w:rsidR="00DB0D33" w:rsidRPr="006F1912" w:rsidP="00DB0D33" w14:paraId="4D97FA43" w14:textId="05D7E6AE">
            <w:pPr>
              <w:spacing w:line="240" w:lineRule="auto"/>
              <w:ind w:firstLine="0" w:firstLineChars="0"/>
              <w:rPr>
                <w:sz w:val="16"/>
              </w:rPr>
            </w:pPr>
            <w:r w:rsidRPr="006F1912">
              <w:rPr>
                <w:rFonts w:hint="eastAsia"/>
                <w:sz w:val="16"/>
                <w:lang w:val="en-GB"/>
              </w:rPr>
              <w:t>1e-</w:t>
            </w:r>
            <w:r w:rsidRPr="006F1912">
              <w:rPr>
                <w:sz w:val="16"/>
                <w:lang w:val="en-GB"/>
              </w:rPr>
              <w:t>4</w:t>
            </w:r>
          </w:p>
        </w:tc>
        <w:tc>
          <w:tcPr>
            <w:tcW w:w="0" w:type="auto"/>
            <w:shd w:val="clear" w:color="auto" w:fill="auto"/>
            <w:vAlign w:val="center"/>
          </w:tcPr>
          <w:p w:rsidR="00DB0D33" w:rsidRPr="006F1912" w:rsidP="00DB0D33" w14:paraId="5A68ACBD" w14:textId="2B300627">
            <w:pPr>
              <w:spacing w:line="240" w:lineRule="auto"/>
              <w:ind w:firstLine="0" w:firstLineChars="0"/>
              <w:rPr>
                <w:sz w:val="16"/>
              </w:rPr>
            </w:pPr>
            <w:r w:rsidRPr="006F1912">
              <w:rPr>
                <w:sz w:val="16"/>
                <w:lang w:val="en-GB"/>
              </w:rPr>
              <w:t>Update interval</w:t>
            </w:r>
          </w:p>
        </w:tc>
        <w:tc>
          <w:tcPr>
            <w:tcW w:w="0" w:type="auto"/>
            <w:shd w:val="clear" w:color="auto" w:fill="auto"/>
            <w:vAlign w:val="center"/>
          </w:tcPr>
          <w:p w:rsidR="00DB0D33" w:rsidRPr="006F1912" w:rsidP="00DB0D33" w14:paraId="7CB7A4AD" w14:textId="0A58CD17">
            <w:pPr>
              <w:spacing w:line="240" w:lineRule="auto"/>
              <w:ind w:firstLine="0" w:firstLineChars="0"/>
              <w:rPr>
                <w:sz w:val="16"/>
              </w:rPr>
            </w:pPr>
            <w:r w:rsidRPr="006F1912">
              <w:rPr>
                <w:sz w:val="16"/>
                <w:lang w:val="en-GB"/>
              </w:rPr>
              <w:t>1</w:t>
            </w:r>
          </w:p>
        </w:tc>
      </w:tr>
      <w:tr w14:paraId="1EABEC1C" w14:textId="77777777" w:rsidTr="00A25DC2">
        <w:tblPrEx>
          <w:tblW w:w="0" w:type="auto"/>
          <w:jc w:val="center"/>
          <w:tblLook w:val="04A0"/>
        </w:tblPrEx>
        <w:trPr>
          <w:jc w:val="center"/>
        </w:trPr>
        <w:tc>
          <w:tcPr>
            <w:tcW w:w="0" w:type="auto"/>
            <w:tcBorders>
              <w:bottom w:val="single" w:sz="8" w:space="0" w:color="auto"/>
            </w:tcBorders>
            <w:shd w:val="clear" w:color="auto" w:fill="auto"/>
            <w:vAlign w:val="center"/>
          </w:tcPr>
          <w:p w:rsidR="00DB0D33" w:rsidRPr="006F1912" w:rsidP="00DB0D33" w14:paraId="18E74107" w14:textId="793F10FD">
            <w:pPr>
              <w:spacing w:line="240" w:lineRule="auto"/>
              <w:ind w:firstLine="0" w:firstLineChars="0"/>
              <w:rPr>
                <w:sz w:val="16"/>
              </w:rPr>
            </w:pPr>
            <w:r w:rsidRPr="006F1912">
              <w:rPr>
                <w:sz w:val="16"/>
                <w:lang w:val="en-GB"/>
              </w:rPr>
              <w:t xml:space="preserve">Total iteration </w:t>
            </w:r>
            <w:r w:rsidRPr="006F1912">
              <w:rPr>
                <w:rFonts w:hint="eastAsia"/>
                <w:sz w:val="16"/>
                <w:lang w:val="en-GB"/>
              </w:rPr>
              <w:t>s</w:t>
            </w:r>
            <w:r w:rsidRPr="006F1912">
              <w:rPr>
                <w:sz w:val="16"/>
                <w:lang w:val="en-GB"/>
              </w:rPr>
              <w:t>teps</w:t>
            </w:r>
          </w:p>
        </w:tc>
        <w:tc>
          <w:tcPr>
            <w:tcW w:w="0" w:type="auto"/>
            <w:tcBorders>
              <w:bottom w:val="single" w:sz="8" w:space="0" w:color="auto"/>
            </w:tcBorders>
            <w:shd w:val="clear" w:color="auto" w:fill="auto"/>
            <w:vAlign w:val="center"/>
          </w:tcPr>
          <w:p w:rsidR="00DB0D33" w:rsidRPr="006F1912" w:rsidP="00DB0D33" w14:paraId="7AB66BA0" w14:textId="3A2478F0">
            <w:pPr>
              <w:spacing w:line="240" w:lineRule="auto"/>
              <w:ind w:firstLine="0" w:firstLineChars="0"/>
              <w:rPr>
                <w:sz w:val="16"/>
              </w:rPr>
            </w:pPr>
            <w:r w:rsidRPr="006F1912">
              <w:rPr>
                <w:sz w:val="16"/>
                <w:lang w:val="en-GB"/>
              </w:rPr>
              <w:t>100000</w:t>
            </w:r>
          </w:p>
        </w:tc>
        <w:tc>
          <w:tcPr>
            <w:tcW w:w="0" w:type="auto"/>
            <w:tcBorders>
              <w:bottom w:val="single" w:sz="8" w:space="0" w:color="auto"/>
            </w:tcBorders>
            <w:shd w:val="clear" w:color="auto" w:fill="auto"/>
            <w:vAlign w:val="center"/>
          </w:tcPr>
          <w:p w:rsidR="00DB0D33" w:rsidRPr="006F1912" w:rsidP="00DB0D33" w14:paraId="434BE145" w14:textId="7646F24F">
            <w:pPr>
              <w:spacing w:line="240" w:lineRule="auto"/>
              <w:ind w:firstLine="0" w:firstLineChars="0"/>
              <w:rPr>
                <w:sz w:val="16"/>
              </w:rPr>
            </w:pPr>
            <w:r w:rsidRPr="006F1912">
              <w:rPr>
                <w:rFonts w:hint="eastAsia"/>
                <w:sz w:val="16"/>
                <w:lang w:val="en-GB"/>
              </w:rPr>
              <w:t>L</w:t>
            </w:r>
            <w:r w:rsidRPr="006F1912">
              <w:rPr>
                <w:sz w:val="16"/>
                <w:lang w:val="en-GB"/>
              </w:rPr>
              <w:t>earning start</w:t>
            </w:r>
          </w:p>
        </w:tc>
        <w:tc>
          <w:tcPr>
            <w:tcW w:w="0" w:type="auto"/>
            <w:tcBorders>
              <w:bottom w:val="single" w:sz="8" w:space="0" w:color="auto"/>
            </w:tcBorders>
            <w:shd w:val="clear" w:color="auto" w:fill="auto"/>
            <w:vAlign w:val="center"/>
          </w:tcPr>
          <w:p w:rsidR="00DB0D33" w:rsidRPr="006F1912" w:rsidP="00DB0D33" w14:paraId="510DEF8E" w14:textId="6D68C5E8">
            <w:pPr>
              <w:spacing w:line="240" w:lineRule="auto"/>
              <w:ind w:firstLine="0" w:firstLineChars="0"/>
              <w:rPr>
                <w:sz w:val="16"/>
              </w:rPr>
            </w:pPr>
            <w:r w:rsidRPr="006F1912">
              <w:rPr>
                <w:sz w:val="16"/>
                <w:lang w:val="en-GB"/>
              </w:rPr>
              <w:t>5000</w:t>
            </w:r>
          </w:p>
        </w:tc>
      </w:tr>
    </w:tbl>
    <w:p w:rsidR="001153AC" w:rsidRPr="00C46FC6" w:rsidP="00C46FC6" w14:paraId="0DE3E131" w14:textId="1A080A99">
      <w:pPr>
        <w:pStyle w:val="Heading1"/>
      </w:pPr>
      <w:bookmarkStart w:id="674" w:name="_Ref76646881"/>
      <w:r w:rsidRPr="00C46FC6" w:rsidR="00FA04F1">
        <w:rPr>
          <w:lang w:val="en-GB"/>
        </w:rPr>
        <w:t>Numerical R</w:t>
      </w:r>
      <w:r w:rsidRPr="00C46FC6" w:rsidR="00612C78">
        <w:rPr>
          <w:rFonts w:hint="eastAsia"/>
          <w:lang w:val="en-GB"/>
        </w:rPr>
        <w:t>esults</w:t>
      </w:r>
      <w:r w:rsidRPr="00C46FC6" w:rsidR="00612C78">
        <w:rPr>
          <w:lang w:val="en-GB"/>
        </w:rPr>
        <w:t xml:space="preserve"> </w:t>
      </w:r>
      <w:r w:rsidRPr="00C46FC6" w:rsidR="00612C78">
        <w:rPr>
          <w:rFonts w:hint="eastAsia"/>
          <w:lang w:val="en-GB"/>
        </w:rPr>
        <w:t>and</w:t>
      </w:r>
      <w:r w:rsidRPr="00C46FC6" w:rsidR="00FA04F1">
        <w:rPr>
          <w:lang w:val="en-GB"/>
        </w:rPr>
        <w:t xml:space="preserve"> A</w:t>
      </w:r>
      <w:r w:rsidRPr="00C46FC6" w:rsidR="00612C78">
        <w:rPr>
          <w:rFonts w:hint="eastAsia"/>
          <w:lang w:val="en-GB"/>
        </w:rPr>
        <w:t>nalysis</w:t>
      </w:r>
      <w:bookmarkEnd w:id="674"/>
    </w:p>
    <w:p w:rsidR="00BF2653" w:rsidP="00DE3609" w14:paraId="7A863957" w14:textId="1BEB1B3B">
      <w:pPr>
        <w:ind w:firstLine="360"/>
      </w:pPr>
      <w:r w:rsidR="00DE3609">
        <w:rPr>
          <w:lang w:val="en-GB"/>
        </w:rPr>
        <w:t xml:space="preserve">This section can be divided into three parts: First, in the training process of using conflict scenario samples, the training effect of the model is judged by collecting and </w:t>
      </w:r>
      <w:ins w:id="675" w:author="Editor" w:date="2021-07-20T07:39:33Z">
        <w:r w:rsidR="00DE3609">
          <w:rPr>
            <w:lang w:val="en-GB"/>
          </w:rPr>
          <w:t>analysing</w:t>
        </w:r>
      </w:ins>
      <w:del w:id="676" w:author="Editor" w:date="2021-07-20T07:39:33Z">
        <w:r w:rsidR="00DE3609">
          <w:rPr>
            <w:lang w:val="en-GB"/>
          </w:rPr>
          <w:delText>analyzing</w:delText>
        </w:r>
      </w:del>
      <w:r w:rsidR="00DE3609">
        <w:rPr>
          <w:lang w:val="en-GB"/>
        </w:rPr>
        <w:t xml:space="preserve"> the change of average reward value every 100 episodes; The second is to test the generalization performance of the model with the test set samples which are mutually exclusive with the training set samples; The</w:t>
      </w:r>
      <w:r w:rsidR="00DE3609">
        <w:rPr>
          <w:rFonts w:hint="eastAsia"/>
          <w:lang w:val="en-GB"/>
        </w:rPr>
        <w:t xml:space="preserve"> </w:t>
      </w:r>
      <w:r>
        <w:rPr>
          <w:lang w:val="en-GB"/>
        </w:rPr>
        <w:t>three is to validate the method of combining sub models into a resolution model using validation set samples. The performance indicators are reflected in the efficiency and safety, respectively</w:t>
      </w:r>
      <w:ins w:id="67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in the average computing time and the success rate. The </w:t>
      </w:r>
      <w:del w:id="678" w:author="Editor 2" w:date="2021-07-20T07:39:17Z">
        <w:r>
          <w:rPr>
            <w:lang w:val="en-GB"/>
          </w:rPr>
          <w:delText>experiments</w:delText>
        </w:r>
      </w:del>
      <w:ins w:id="67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experimental</w:t>
        </w:r>
      </w:ins>
      <w:r>
        <w:rPr>
          <w:lang w:val="en-GB"/>
        </w:rPr>
        <w:t xml:space="preserve"> results of </w:t>
      </w:r>
      <w:r>
        <w:fldChar w:fldCharType="begin" w:fldLock="1"/>
      </w:r>
      <w:r>
        <w:rPr>
          <w:lang w:val="en-GB"/>
        </w:rPr>
        <w:instrText>ADDIN CSL_CITATION {"citationItems":[{"id":"ITEM-1","itemData":{"author":[{"dropping-particle":"","family":"Dong","given":"S U I","non-dropping-particle":"","parse-names":false,"suffix":""},{"dropping-particle":"","family":"Weiping","given":"X U","non-dropping-particle":"","parse-names":false,"suffix":""},{"dropping-particle":"","family":"ZHANG","given":"Kai","non-dropping-particle":"","parse-names":false,"suffix":""}],"container-title":"Chinese Journal of Aeronautics","id":"ITEM-1","issued":{"date-parts":[["2021"]]},"publisher":"Elsevier","title":"Study on the resolution of multi-aircraft flight conflicts based on an IDQN","type":"article-journal"},"uris":["http://www.mendeley.com/documents/?uuid=f6a3b275-1708-4eb0-a4fd-568cec4df44c"]}],"mendeley":{"formattedCitation":"[46]","plainTextFormattedCitation":"[46]","previouslyFormattedCitation":"[46]"},"properties":{"noteIndex":0},"schema":"https://github.com/citation-style-language/schema/raw/master/csl-citation.json"}</w:instrText>
      </w:r>
      <w:r>
        <w:fldChar w:fldCharType="separate"/>
      </w:r>
      <w:r w:rsidRPr="0034756D">
        <w:rPr>
          <w:noProof/>
          <w:lang w:val="en-GB"/>
        </w:rPr>
        <w:t>[46]</w:t>
      </w:r>
      <w:r>
        <w:fldChar w:fldCharType="end"/>
      </w:r>
      <w:r w:rsidR="00CC365F">
        <w:rPr>
          <w:lang w:val="en-GB"/>
        </w:rPr>
        <w:t xml:space="preserve"> show that compared with </w:t>
      </w:r>
      <w:ins w:id="68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CC365F">
        <w:rPr>
          <w:lang w:val="en-GB"/>
        </w:rPr>
        <w:t xml:space="preserve">genetic algorithm, the average computing time of </w:t>
      </w:r>
      <w:ins w:id="68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CC365F">
        <w:rPr>
          <w:lang w:val="en-GB"/>
        </w:rPr>
        <w:t>reinforcement learning algorithm is much shorter.</w:t>
      </w:r>
    </w:p>
    <w:p w:rsidR="009A2AF0" w:rsidRPr="00991436" w:rsidP="00A33729" w14:paraId="74F23980" w14:textId="6F4DB1DD">
      <w:pPr>
        <w:pStyle w:val="Heading2"/>
      </w:pPr>
      <w:r w:rsidRPr="00991436" w:rsidR="009417DB">
        <w:rPr>
          <w:lang w:val="en-GB"/>
        </w:rPr>
        <w:t xml:space="preserve">Model Training </w:t>
      </w:r>
      <w:r w:rsidR="000B29AE">
        <w:rPr>
          <w:rFonts w:hint="eastAsia"/>
          <w:lang w:val="en-GB"/>
        </w:rPr>
        <w:t>Curve</w:t>
      </w:r>
    </w:p>
    <w:p w:rsidR="001637DC" w:rsidP="00E17642" w14:paraId="33F0480E" w14:textId="1DCE77AD">
      <w:pPr>
        <w:ind w:firstLine="360"/>
      </w:pPr>
      <w:r w:rsidRPr="00CC365F">
        <w:rPr>
          <w:lang w:val="en-GB"/>
        </w:rPr>
        <w:t>The purpose of this experiment is to show the training curve comparison of the resolution model with and without the dynamic expansion mechanism, so the experimental group algorithm is</w:t>
      </w:r>
      <w:ins w:id="68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CC365F">
        <w:rPr>
          <w:lang w:val="en-GB"/>
        </w:rPr>
        <w:t xml:space="preserve"> MADDPG algorithm with dynamic expansion, and the control group algorithm is</w:t>
      </w:r>
      <w:ins w:id="68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CC365F">
        <w:rPr>
          <w:lang w:val="en-GB"/>
        </w:rPr>
        <w:t xml:space="preserve"> </w:t>
      </w:r>
      <w:r w:rsidR="007229BB">
        <w:rPr>
          <w:rFonts w:hint="eastAsia"/>
          <w:lang w:val="en-GB"/>
        </w:rPr>
        <w:t>MADDPG</w:t>
      </w:r>
      <w:r w:rsidRPr="00CC365F">
        <w:rPr>
          <w:lang w:val="en-GB"/>
        </w:rPr>
        <w:t xml:space="preserve"> algorithm with </w:t>
      </w:r>
      <w:del w:id="684" w:author="Editor 2" w:date="2021-07-20T07:39:17Z">
        <w:r w:rsidRPr="00CC365F">
          <w:rPr>
            <w:lang w:val="en-GB"/>
          </w:rPr>
          <w:delText>non-dynamic</w:delText>
        </w:r>
      </w:del>
      <w:ins w:id="68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nondynamic</w:t>
        </w:r>
      </w:ins>
      <w:r w:rsidRPr="00CC365F">
        <w:rPr>
          <w:lang w:val="en-GB"/>
        </w:rPr>
        <w:t xml:space="preserve"> expansion. This experiment uses 27,232 conflict scenario samples of</w:t>
      </w:r>
      <w:ins w:id="6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CC365F">
        <w:rPr>
          <w:lang w:val="en-GB"/>
        </w:rPr>
        <w:t xml:space="preserve"> training set, 5,000 of </w:t>
      </w:r>
      <w:ins w:id="68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CC365F">
        <w:rPr>
          <w:lang w:val="en-GB"/>
        </w:rPr>
        <w:t xml:space="preserve">test set, and 5,000 of </w:t>
      </w:r>
      <w:ins w:id="6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CC365F">
        <w:rPr>
          <w:lang w:val="en-GB"/>
        </w:rPr>
        <w:t>validation set, including three</w:t>
      </w:r>
      <w:ins w:id="68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CC365F">
        <w:rPr>
          <w:lang w:val="en-GB"/>
        </w:rPr>
        <w:t>, four</w:t>
      </w:r>
      <w:ins w:id="6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Pr="00CC365F">
        <w:rPr>
          <w:lang w:val="en-GB"/>
        </w:rPr>
        <w:t xml:space="preserve"> and five-actor conflict scenario samples with a ratio of 7:2:1. See</w:t>
      </w:r>
      <w:r w:rsidRPr="00CC365F">
        <w:rPr>
          <w:lang w:val="en-GB"/>
        </w:rPr>
        <w:t xml:space="preserve"> </w:t>
      </w:r>
      <w:r w:rsidR="007229BB">
        <w:fldChar w:fldCharType="begin"/>
      </w:r>
      <w:r w:rsidR="007229BB">
        <w:rPr>
          <w:lang w:val="en-GB"/>
        </w:rPr>
        <w:instrText xml:space="preserve"> </w:instrText>
      </w:r>
      <w:r w:rsidR="007229BB">
        <w:rPr>
          <w:lang w:val="en-GB"/>
        </w:rPr>
        <w:instrText xml:space="preserve">REF _Ref77000607 \h </w:instrText>
      </w:r>
      <w:r w:rsidR="007229BB">
        <w:fldChar w:fldCharType="separate"/>
      </w:r>
      <w:r w:rsidR="007229BB">
        <w:rPr>
          <w:lang w:val="en-GB"/>
        </w:rPr>
        <w:t xml:space="preserve">Table </w:t>
      </w:r>
      <w:r w:rsidR="007229BB">
        <w:rPr>
          <w:noProof/>
          <w:lang w:val="en-GB"/>
        </w:rPr>
        <w:t>3</w:t>
      </w:r>
      <w:r w:rsidR="007229BB">
        <w:fldChar w:fldCharType="end"/>
      </w:r>
      <w:r w:rsidRPr="00CC365F">
        <w:rPr>
          <w:lang w:val="en-GB"/>
        </w:rPr>
        <w:t xml:space="preserve"> and</w:t>
      </w:r>
      <w:r w:rsidRPr="00CC365F">
        <w:rPr>
          <w:lang w:val="en-GB"/>
        </w:rPr>
        <w:t xml:space="preserve"> </w:t>
      </w:r>
      <w:r>
        <w:fldChar w:fldCharType="begin"/>
      </w:r>
      <w:r>
        <w:rPr>
          <w:lang w:val="en-GB"/>
        </w:rPr>
        <w:instrText xml:space="preserve"> </w:instrText>
      </w:r>
      <w:r>
        <w:rPr>
          <w:rFonts w:hint="eastAsia"/>
          <w:lang w:val="en-GB"/>
        </w:rPr>
        <w:instrText>REF _Ref74065310 \h</w:instrText>
      </w:r>
      <w:r>
        <w:rPr>
          <w:lang w:val="en-GB"/>
        </w:rPr>
        <w:instrText xml:space="preserve"> </w:instrText>
      </w:r>
      <w:r>
        <w:fldChar w:fldCharType="separate"/>
      </w:r>
      <w:r>
        <w:rPr>
          <w:lang w:val="en-GB"/>
        </w:rPr>
        <w:t xml:space="preserve">Table </w:t>
      </w:r>
      <w:r>
        <w:rPr>
          <w:noProof/>
          <w:lang w:val="en-GB"/>
        </w:rPr>
        <w:t>4</w:t>
      </w:r>
      <w:r>
        <w:fldChar w:fldCharType="end"/>
      </w:r>
      <w:r w:rsidRPr="00CC365F" w:rsidR="007229BB">
        <w:rPr>
          <w:lang w:val="en-GB"/>
        </w:rPr>
        <w:t xml:space="preserve"> in S</w:t>
      </w:r>
      <w:r w:rsidR="007229BB">
        <w:rPr>
          <w:rFonts w:hint="eastAsia"/>
          <w:lang w:val="en-GB"/>
        </w:rPr>
        <w:t>ection</w:t>
      </w:r>
      <w:r w:rsidR="007229BB">
        <w:rPr>
          <w:lang w:val="en-GB"/>
        </w:rPr>
        <w:t xml:space="preserve"> </w:t>
      </w:r>
      <w:r w:rsidR="007229BB">
        <w:fldChar w:fldCharType="begin"/>
      </w:r>
      <w:r w:rsidR="007229BB">
        <w:rPr>
          <w:lang w:val="en-GB"/>
        </w:rPr>
        <w:instrText xml:space="preserve"> </w:instrText>
      </w:r>
      <w:r w:rsidR="007229BB">
        <w:rPr>
          <w:lang w:val="en-GB"/>
        </w:rPr>
        <w:instrText xml:space="preserve">REF _Ref77000667 \r \h </w:instrText>
      </w:r>
      <w:r w:rsidR="007229BB">
        <w:fldChar w:fldCharType="separate"/>
      </w:r>
      <w:r w:rsidR="007229BB">
        <w:rPr>
          <w:lang w:val="en-GB"/>
        </w:rPr>
        <w:t>3.3.2</w:t>
      </w:r>
      <w:r w:rsidR="007229BB">
        <w:fldChar w:fldCharType="end"/>
      </w:r>
      <w:r>
        <w:rPr>
          <w:lang w:val="en-GB"/>
        </w:rPr>
        <w:t xml:space="preserve"> for training </w:t>
      </w:r>
      <w:del w:id="691" w:author="Editor 2" w:date="2021-07-20T07:39:17Z">
        <w:r>
          <w:rPr>
            <w:lang w:val="en-GB"/>
          </w:rPr>
          <w:delText>hyper-parameters</w:delText>
        </w:r>
      </w:del>
      <w:ins w:id="69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hyperparameters</w:t>
        </w:r>
      </w:ins>
      <w:r>
        <w:rPr>
          <w:lang w:val="en-GB"/>
        </w:rPr>
        <w:t>. The experimental design is as follows:</w:t>
      </w:r>
    </w:p>
    <w:p w:rsidR="002846FC" w:rsidP="002846FC" w14:paraId="15C5BD04" w14:textId="0DF55659">
      <w:pPr>
        <w:pStyle w:val="Caption"/>
        <w:keepNext/>
        <w:spacing w:before="156" w:beforeLines="50" w:line="240" w:lineRule="auto"/>
        <w:ind w:left="425" w:right="425" w:firstLine="0" w:firstLineChars="0"/>
      </w:pPr>
      <w:r>
        <w:rPr>
          <w:lang w:val="en-GB"/>
        </w:rPr>
        <w:t>Table</w:t>
      </w:r>
      <w:r>
        <w:rPr>
          <w:lang w:val="en-GB"/>
        </w:rPr>
        <w:t xml:space="preserve"> </w:t>
      </w:r>
      <w:r w:rsidR="00707756">
        <w:fldChar w:fldCharType="begin"/>
      </w:r>
      <w:r w:rsidR="00707756">
        <w:rPr>
          <w:lang w:val="en-GB"/>
        </w:rPr>
        <w:instrText xml:space="preserve"> </w:instrText>
      </w:r>
      <w:r w:rsidR="00707756">
        <w:rPr>
          <w:lang w:val="en-GB"/>
        </w:rPr>
        <w:instrText xml:space="preserve">SEQ Table \* ARABIC </w:instrText>
      </w:r>
      <w:r w:rsidR="00707756">
        <w:fldChar w:fldCharType="separate"/>
      </w:r>
      <w:r>
        <w:rPr>
          <w:noProof/>
          <w:lang w:val="en-GB"/>
        </w:rPr>
        <w:t>5</w:t>
      </w:r>
      <w:r w:rsidR="00707756">
        <w:rPr>
          <w:noProof/>
        </w:rPr>
        <w:fldChar w:fldCharType="end"/>
      </w:r>
      <w:r>
        <w:rPr>
          <w:lang w:val="en-GB"/>
        </w:rPr>
        <w:t>. Design of the Model Training Curve experiment.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3"/>
        <w:gridCol w:w="1078"/>
        <w:gridCol w:w="705"/>
        <w:gridCol w:w="1278"/>
        <w:gridCol w:w="776"/>
        <w:gridCol w:w="762"/>
      </w:tblGrid>
      <w:tr w14:paraId="0E7C41F3" w14:textId="758318F9" w:rsidTr="00004C0E">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jc w:val="center"/>
        </w:trPr>
        <w:tc>
          <w:tcPr>
            <w:tcW w:w="0" w:type="auto"/>
            <w:tcBorders>
              <w:top w:val="single" w:sz="8" w:space="0" w:color="auto"/>
              <w:bottom w:val="single" w:sz="4" w:space="0" w:color="auto"/>
            </w:tcBorders>
          </w:tcPr>
          <w:p w:rsidR="001B728B" w:rsidP="001B728B" w14:paraId="7940B15B" w14:textId="77777777">
            <w:pPr>
              <w:spacing w:line="240" w:lineRule="auto"/>
              <w:ind w:firstLine="0" w:firstLineChars="0"/>
              <w:jc w:val="center"/>
              <w:rPr>
                <w:color w:val="000000"/>
                <w:sz w:val="16"/>
                <w:shd w:val="clear" w:color="auto" w:fill="FBFBFB"/>
              </w:rPr>
            </w:pPr>
            <w:r w:rsidRPr="001B728B">
              <w:rPr>
                <w:color w:val="000000"/>
                <w:sz w:val="16"/>
                <w:shd w:val="clear" w:color="auto" w:fill="FBFBFB"/>
                <w:lang w:val="en-GB"/>
              </w:rPr>
              <w:t>Experiment</w:t>
            </w:r>
          </w:p>
          <w:p w:rsidR="001768F3" w:rsidRPr="001B728B" w:rsidP="001B728B" w14:paraId="519AF3E9" w14:textId="26006C1F">
            <w:pPr>
              <w:spacing w:line="240" w:lineRule="auto"/>
              <w:ind w:firstLine="0" w:firstLineChars="0"/>
              <w:jc w:val="center"/>
            </w:pPr>
            <w:r w:rsidRPr="001B728B">
              <w:rPr>
                <w:color w:val="000000"/>
                <w:sz w:val="16"/>
                <w:shd w:val="clear" w:color="auto" w:fill="FBFBFB"/>
                <w:lang w:val="en-GB"/>
              </w:rPr>
              <w:t>number</w:t>
            </w:r>
          </w:p>
        </w:tc>
        <w:tc>
          <w:tcPr>
            <w:tcW w:w="0" w:type="auto"/>
            <w:tcBorders>
              <w:top w:val="single" w:sz="8" w:space="0" w:color="auto"/>
              <w:bottom w:val="single" w:sz="4" w:space="0" w:color="auto"/>
            </w:tcBorders>
          </w:tcPr>
          <w:p w:rsidR="001B728B" w:rsidP="001B728B" w14:paraId="42FC21CC" w14:textId="77777777">
            <w:pPr>
              <w:spacing w:line="240" w:lineRule="auto"/>
              <w:ind w:firstLine="0" w:firstLineChars="0"/>
              <w:jc w:val="center"/>
              <w:rPr>
                <w:rFonts w:eastAsia="微软雅黑"/>
                <w:color w:val="333333"/>
                <w:sz w:val="16"/>
                <w:shd w:val="clear" w:color="auto" w:fill="FFFFFF"/>
              </w:rPr>
            </w:pPr>
            <w:r w:rsidRPr="001B728B">
              <w:rPr>
                <w:rFonts w:eastAsia="微软雅黑"/>
                <w:color w:val="333333"/>
                <w:sz w:val="16"/>
                <w:shd w:val="clear" w:color="auto" w:fill="FFFFFF"/>
                <w:lang w:val="en-GB"/>
              </w:rPr>
              <w:t>Experimental</w:t>
            </w:r>
          </w:p>
          <w:p w:rsidR="001768F3" w:rsidRPr="001768F3" w:rsidP="001B728B" w14:paraId="685A99A6" w14:textId="1F20A8E5">
            <w:pPr>
              <w:spacing w:line="240" w:lineRule="auto"/>
              <w:ind w:firstLine="0" w:firstLineChars="0"/>
              <w:jc w:val="center"/>
            </w:pPr>
            <w:r w:rsidRPr="001B728B">
              <w:rPr>
                <w:rFonts w:eastAsia="微软雅黑"/>
                <w:color w:val="333333"/>
                <w:sz w:val="16"/>
                <w:shd w:val="clear" w:color="auto" w:fill="FFFFFF"/>
                <w:lang w:val="en-GB"/>
              </w:rPr>
              <w:t xml:space="preserve"> Group</w:t>
            </w:r>
          </w:p>
        </w:tc>
        <w:tc>
          <w:tcPr>
            <w:tcW w:w="0" w:type="auto"/>
            <w:tcBorders>
              <w:top w:val="single" w:sz="8" w:space="0" w:color="auto"/>
              <w:bottom w:val="single" w:sz="4" w:space="0" w:color="auto"/>
            </w:tcBorders>
          </w:tcPr>
          <w:p w:rsidR="001B728B" w:rsidP="001B728B" w14:paraId="473A634D" w14:textId="77777777">
            <w:pPr>
              <w:spacing w:line="240" w:lineRule="auto"/>
              <w:ind w:firstLine="0" w:firstLineChars="0"/>
              <w:jc w:val="center"/>
              <w:rPr>
                <w:rFonts w:eastAsia="微软雅黑"/>
                <w:color w:val="333333"/>
                <w:sz w:val="16"/>
                <w:shd w:val="clear" w:color="auto" w:fill="FFFFFF"/>
              </w:rPr>
            </w:pPr>
            <w:r w:rsidRPr="001B728B">
              <w:rPr>
                <w:rFonts w:eastAsia="微软雅黑"/>
                <w:color w:val="333333"/>
                <w:sz w:val="16"/>
                <w:shd w:val="clear" w:color="auto" w:fill="FFFFFF"/>
                <w:lang w:val="en-GB"/>
              </w:rPr>
              <w:t>Control</w:t>
            </w:r>
          </w:p>
          <w:p w:rsidR="001768F3" w:rsidRPr="001768F3" w:rsidP="001B728B" w14:paraId="1C0256C2" w14:textId="5DA96952">
            <w:pPr>
              <w:spacing w:line="240" w:lineRule="auto"/>
              <w:ind w:firstLine="0" w:firstLineChars="0"/>
              <w:jc w:val="center"/>
            </w:pPr>
            <w:r w:rsidRPr="001B728B">
              <w:rPr>
                <w:rFonts w:eastAsia="微软雅黑"/>
                <w:color w:val="333333"/>
                <w:sz w:val="16"/>
                <w:shd w:val="clear" w:color="auto" w:fill="FFFFFF"/>
                <w:lang w:val="en-GB"/>
              </w:rPr>
              <w:t>Group</w:t>
            </w:r>
          </w:p>
        </w:tc>
        <w:tc>
          <w:tcPr>
            <w:tcW w:w="0" w:type="auto"/>
            <w:tcBorders>
              <w:top w:val="single" w:sz="8" w:space="0" w:color="auto"/>
              <w:bottom w:val="single" w:sz="4" w:space="0" w:color="auto"/>
            </w:tcBorders>
          </w:tcPr>
          <w:p w:rsidR="00BD0500" w:rsidP="001B728B" w14:paraId="02E2F71C" w14:textId="77777777">
            <w:pPr>
              <w:spacing w:line="240" w:lineRule="auto"/>
              <w:ind w:firstLine="0" w:firstLineChars="0"/>
              <w:jc w:val="center"/>
              <w:rPr>
                <w:sz w:val="16"/>
              </w:rPr>
            </w:pPr>
            <w:r w:rsidRPr="001B728B">
              <w:rPr>
                <w:rFonts w:hint="eastAsia"/>
                <w:sz w:val="16"/>
                <w:lang w:val="en-GB"/>
              </w:rPr>
              <w:t>Type</w:t>
            </w:r>
            <w:r w:rsidRPr="001B728B">
              <w:rPr>
                <w:sz w:val="16"/>
                <w:lang w:val="en-GB"/>
              </w:rPr>
              <w:t xml:space="preserve"> </w:t>
            </w:r>
            <w:r w:rsidRPr="001B728B">
              <w:rPr>
                <w:rFonts w:hint="eastAsia"/>
                <w:sz w:val="16"/>
                <w:lang w:val="en-GB"/>
              </w:rPr>
              <w:t>of</w:t>
            </w:r>
            <w:r w:rsidRPr="001B728B">
              <w:rPr>
                <w:sz w:val="16"/>
                <w:lang w:val="en-GB"/>
              </w:rPr>
              <w:t xml:space="preserve"> </w:t>
            </w:r>
          </w:p>
          <w:p w:rsidR="001768F3" w:rsidRPr="001B728B" w:rsidP="001B728B" w14:paraId="76C569E4" w14:textId="128B3E55">
            <w:pPr>
              <w:spacing w:line="240" w:lineRule="auto"/>
              <w:ind w:firstLine="0" w:firstLineChars="0"/>
              <w:jc w:val="center"/>
              <w:rPr>
                <w:sz w:val="16"/>
              </w:rPr>
            </w:pPr>
            <w:r w:rsidRPr="001B728B" w:rsidR="001B728B">
              <w:rPr>
                <w:sz w:val="16"/>
                <w:lang w:val="en-GB"/>
              </w:rPr>
              <w:t>conflict scenario</w:t>
            </w:r>
          </w:p>
        </w:tc>
        <w:tc>
          <w:tcPr>
            <w:tcW w:w="0" w:type="auto"/>
            <w:tcBorders>
              <w:top w:val="single" w:sz="8" w:space="0" w:color="auto"/>
              <w:bottom w:val="single" w:sz="4" w:space="0" w:color="auto"/>
            </w:tcBorders>
          </w:tcPr>
          <w:p w:rsidR="001B728B" w:rsidP="001B728B" w14:paraId="6E6DE080" w14:textId="77777777">
            <w:pPr>
              <w:spacing w:line="240" w:lineRule="auto"/>
              <w:ind w:firstLine="0" w:firstLineChars="0"/>
              <w:jc w:val="center"/>
              <w:rPr>
                <w:sz w:val="16"/>
              </w:rPr>
            </w:pPr>
            <w:r w:rsidRPr="001B728B">
              <w:rPr>
                <w:sz w:val="16"/>
                <w:lang w:val="en-GB"/>
              </w:rPr>
              <w:t>Scenario</w:t>
            </w:r>
          </w:p>
          <w:p w:rsidR="001768F3" w:rsidRPr="001B728B" w:rsidP="001B728B" w14:paraId="24F993EA" w14:textId="41E0F6EE">
            <w:pPr>
              <w:spacing w:line="240" w:lineRule="auto"/>
              <w:ind w:firstLine="0" w:firstLineChars="0"/>
              <w:jc w:val="center"/>
              <w:rPr>
                <w:sz w:val="16"/>
              </w:rPr>
            </w:pPr>
            <w:r w:rsidRPr="001B728B">
              <w:rPr>
                <w:sz w:val="16"/>
                <w:lang w:val="en-GB"/>
              </w:rPr>
              <w:t>number</w:t>
            </w:r>
          </w:p>
        </w:tc>
        <w:tc>
          <w:tcPr>
            <w:tcW w:w="0" w:type="auto"/>
            <w:tcBorders>
              <w:top w:val="single" w:sz="8" w:space="0" w:color="auto"/>
              <w:bottom w:val="single" w:sz="4" w:space="0" w:color="auto"/>
            </w:tcBorders>
          </w:tcPr>
          <w:p w:rsidR="001B728B" w:rsidP="001B728B" w14:paraId="2C07271B" w14:textId="77777777">
            <w:pPr>
              <w:spacing w:line="240" w:lineRule="auto"/>
              <w:ind w:firstLine="0" w:firstLineChars="0"/>
              <w:jc w:val="center"/>
              <w:rPr>
                <w:sz w:val="16"/>
              </w:rPr>
            </w:pPr>
            <w:r w:rsidRPr="001B728B">
              <w:rPr>
                <w:sz w:val="16"/>
                <w:lang w:val="en-GB"/>
              </w:rPr>
              <w:t>Training</w:t>
            </w:r>
          </w:p>
          <w:p w:rsidR="001768F3" w:rsidRPr="001B728B" w:rsidP="001B728B" w14:paraId="416210E7" w14:textId="084A78C1">
            <w:pPr>
              <w:spacing w:line="240" w:lineRule="auto"/>
              <w:ind w:firstLine="0" w:firstLineChars="0"/>
              <w:jc w:val="center"/>
              <w:rPr>
                <w:sz w:val="16"/>
              </w:rPr>
            </w:pPr>
            <w:r w:rsidRPr="001B728B">
              <w:rPr>
                <w:sz w:val="16"/>
                <w:lang w:val="en-GB"/>
              </w:rPr>
              <w:t>steps</w:t>
            </w:r>
          </w:p>
        </w:tc>
      </w:tr>
      <w:tr w14:paraId="15F48F88" w14:textId="6A2F3EEA" w:rsidTr="00004C0E">
        <w:tblPrEx>
          <w:tblW w:w="0" w:type="auto"/>
          <w:jc w:val="center"/>
          <w:tblLook w:val="04A0"/>
        </w:tblPrEx>
        <w:trPr>
          <w:jc w:val="center"/>
        </w:trPr>
        <w:tc>
          <w:tcPr>
            <w:tcW w:w="0" w:type="auto"/>
            <w:tcBorders>
              <w:top w:val="single" w:sz="4" w:space="0" w:color="auto"/>
              <w:bottom w:val="single" w:sz="4" w:space="0" w:color="auto"/>
            </w:tcBorders>
          </w:tcPr>
          <w:p w:rsidR="001768F3" w:rsidRPr="006F1912" w:rsidP="00427C4E" w14:paraId="56037857" w14:textId="4AA8C3A9">
            <w:pPr>
              <w:spacing w:line="240" w:lineRule="auto"/>
              <w:ind w:firstLine="0" w:firstLineChars="0"/>
              <w:jc w:val="center"/>
              <w:rPr>
                <w:sz w:val="16"/>
              </w:rPr>
            </w:pPr>
            <w:r w:rsidRPr="006F1912">
              <w:rPr>
                <w:rFonts w:hint="eastAsia"/>
                <w:sz w:val="16"/>
                <w:lang w:val="en-GB"/>
              </w:rPr>
              <w:t>1</w:t>
            </w:r>
          </w:p>
        </w:tc>
        <w:tc>
          <w:tcPr>
            <w:tcW w:w="0" w:type="auto"/>
            <w:tcBorders>
              <w:top w:val="single" w:sz="4" w:space="0" w:color="auto"/>
              <w:bottom w:val="single" w:sz="4" w:space="0" w:color="auto"/>
            </w:tcBorders>
          </w:tcPr>
          <w:p w:rsidR="001768F3" w:rsidRPr="006F1912" w:rsidP="00427C4E" w14:paraId="4FFAACF7" w14:textId="3F1E6DAE">
            <w:pPr>
              <w:spacing w:line="240" w:lineRule="auto"/>
              <w:ind w:firstLine="0" w:firstLineChars="0"/>
              <w:jc w:val="center"/>
              <w:rPr>
                <w:sz w:val="16"/>
              </w:rPr>
            </w:pPr>
          </w:p>
        </w:tc>
        <w:tc>
          <w:tcPr>
            <w:tcW w:w="0" w:type="auto"/>
            <w:tcBorders>
              <w:top w:val="single" w:sz="4" w:space="0" w:color="auto"/>
              <w:bottom w:val="single" w:sz="4" w:space="0" w:color="auto"/>
            </w:tcBorders>
          </w:tcPr>
          <w:p w:rsidR="001768F3" w:rsidRPr="006F1912" w:rsidP="00427C4E" w14:paraId="12BDC1F7" w14:textId="6EDEF5A4">
            <w:pPr>
              <w:spacing w:line="240" w:lineRule="auto"/>
              <w:ind w:firstLine="0" w:firstLineChars="0"/>
              <w:jc w:val="center"/>
              <w:rPr>
                <w:sz w:val="16"/>
              </w:rPr>
            </w:pPr>
            <w:r w:rsidRPr="006F1912">
              <w:rPr>
                <w:rFonts w:hint="eastAsia"/>
                <w:sz w:val="16"/>
                <w:lang w:val="en-GB"/>
              </w:rPr>
              <w:t>√</w:t>
            </w:r>
          </w:p>
        </w:tc>
        <w:tc>
          <w:tcPr>
            <w:tcW w:w="0" w:type="auto"/>
            <w:tcBorders>
              <w:top w:val="single" w:sz="4" w:space="0" w:color="auto"/>
              <w:bottom w:val="single" w:sz="4" w:space="0" w:color="auto"/>
            </w:tcBorders>
          </w:tcPr>
          <w:p w:rsidR="001768F3" w:rsidRPr="006F1912" w:rsidP="00427C4E" w14:paraId="5ECA6794" w14:textId="4D339CB9">
            <w:pPr>
              <w:spacing w:line="240" w:lineRule="auto"/>
              <w:ind w:firstLine="0" w:firstLineChars="0"/>
              <w:jc w:val="center"/>
              <w:rPr>
                <w:sz w:val="16"/>
              </w:rPr>
            </w:pPr>
            <w:r w:rsidRPr="006F1912">
              <w:rPr>
                <w:rFonts w:hint="eastAsia"/>
                <w:sz w:val="16"/>
                <w:lang w:val="en-GB"/>
              </w:rPr>
              <w:t>3</w:t>
            </w:r>
            <w:r w:rsidRPr="006F1912">
              <w:rPr>
                <w:sz w:val="16"/>
                <w:lang w:val="en-GB"/>
              </w:rPr>
              <w:t>-actor</w:t>
            </w:r>
          </w:p>
        </w:tc>
        <w:tc>
          <w:tcPr>
            <w:tcW w:w="0" w:type="auto"/>
            <w:tcBorders>
              <w:top w:val="single" w:sz="4" w:space="0" w:color="auto"/>
              <w:bottom w:val="single" w:sz="4" w:space="0" w:color="auto"/>
            </w:tcBorders>
          </w:tcPr>
          <w:p w:rsidR="001768F3" w:rsidRPr="006F1912" w:rsidP="00427C4E" w14:paraId="0A1579D3" w14:textId="0370D5D3">
            <w:pPr>
              <w:spacing w:line="240" w:lineRule="auto"/>
              <w:ind w:firstLine="0" w:firstLineChars="0"/>
              <w:jc w:val="center"/>
              <w:rPr>
                <w:sz w:val="16"/>
              </w:rPr>
            </w:pPr>
            <w:r w:rsidRPr="006F1912">
              <w:rPr>
                <w:sz w:val="16"/>
                <w:lang w:val="en-GB"/>
              </w:rPr>
              <w:t>22,500</w:t>
            </w:r>
          </w:p>
        </w:tc>
        <w:tc>
          <w:tcPr>
            <w:tcW w:w="0" w:type="auto"/>
            <w:tcBorders>
              <w:top w:val="single" w:sz="4" w:space="0" w:color="auto"/>
              <w:bottom w:val="single" w:sz="4" w:space="0" w:color="auto"/>
            </w:tcBorders>
          </w:tcPr>
          <w:p w:rsidR="001768F3" w:rsidRPr="006F1912" w:rsidP="00427C4E" w14:paraId="318D7E69" w14:textId="3805ACC3">
            <w:pPr>
              <w:spacing w:line="240" w:lineRule="auto"/>
              <w:ind w:firstLine="0" w:firstLineChars="0"/>
              <w:jc w:val="center"/>
              <w:rPr>
                <w:sz w:val="16"/>
              </w:rPr>
            </w:pPr>
            <w:r w:rsidRPr="006F1912">
              <w:rPr>
                <w:rFonts w:hint="eastAsia"/>
                <w:sz w:val="16"/>
                <w:lang w:val="en-GB"/>
              </w:rPr>
              <w:t>1</w:t>
            </w:r>
            <w:r w:rsidRPr="006F1912">
              <w:rPr>
                <w:sz w:val="16"/>
                <w:lang w:val="en-GB"/>
              </w:rPr>
              <w:t>00</w:t>
            </w:r>
            <w:r w:rsidRPr="006F1912">
              <w:rPr>
                <w:rFonts w:hint="eastAsia"/>
                <w:sz w:val="16"/>
                <w:lang w:val="en-GB"/>
              </w:rPr>
              <w:t>,</w:t>
            </w:r>
            <w:r w:rsidRPr="006F1912">
              <w:rPr>
                <w:sz w:val="16"/>
                <w:lang w:val="en-GB"/>
              </w:rPr>
              <w:t>000</w:t>
            </w:r>
          </w:p>
        </w:tc>
      </w:tr>
      <w:tr w14:paraId="704E7EE5" w14:textId="1C374F19" w:rsidTr="00004C0E">
        <w:tblPrEx>
          <w:tblW w:w="0" w:type="auto"/>
          <w:jc w:val="center"/>
          <w:tblLook w:val="04A0"/>
        </w:tblPrEx>
        <w:trPr>
          <w:jc w:val="center"/>
        </w:trPr>
        <w:tc>
          <w:tcPr>
            <w:tcW w:w="0" w:type="auto"/>
            <w:tcBorders>
              <w:top w:val="single" w:sz="4" w:space="0" w:color="auto"/>
              <w:bottom w:val="single" w:sz="4" w:space="0" w:color="auto"/>
            </w:tcBorders>
          </w:tcPr>
          <w:p w:rsidR="001768F3" w:rsidRPr="006F1912" w:rsidP="00427C4E" w14:paraId="6E2937D2" w14:textId="47670A4D">
            <w:pPr>
              <w:spacing w:line="240" w:lineRule="auto"/>
              <w:ind w:firstLine="0" w:firstLineChars="0"/>
              <w:jc w:val="center"/>
              <w:rPr>
                <w:sz w:val="16"/>
              </w:rPr>
            </w:pPr>
            <w:r w:rsidRPr="006F1912">
              <w:rPr>
                <w:rFonts w:hint="eastAsia"/>
                <w:sz w:val="16"/>
                <w:lang w:val="en-GB"/>
              </w:rPr>
              <w:t>2</w:t>
            </w:r>
          </w:p>
        </w:tc>
        <w:tc>
          <w:tcPr>
            <w:tcW w:w="0" w:type="auto"/>
            <w:tcBorders>
              <w:top w:val="single" w:sz="4" w:space="0" w:color="auto"/>
              <w:bottom w:val="single" w:sz="4" w:space="0" w:color="auto"/>
            </w:tcBorders>
          </w:tcPr>
          <w:p w:rsidR="001768F3" w:rsidRPr="006F1912" w:rsidP="00427C4E" w14:paraId="6233040F" w14:textId="0D628946">
            <w:pPr>
              <w:spacing w:line="240" w:lineRule="auto"/>
              <w:ind w:firstLine="0" w:firstLineChars="0"/>
              <w:jc w:val="center"/>
              <w:rPr>
                <w:sz w:val="16"/>
              </w:rPr>
            </w:pPr>
          </w:p>
        </w:tc>
        <w:tc>
          <w:tcPr>
            <w:tcW w:w="0" w:type="auto"/>
            <w:tcBorders>
              <w:top w:val="single" w:sz="4" w:space="0" w:color="auto"/>
              <w:bottom w:val="single" w:sz="4" w:space="0" w:color="auto"/>
            </w:tcBorders>
          </w:tcPr>
          <w:p w:rsidR="001768F3" w:rsidRPr="006F1912" w:rsidP="00427C4E" w14:paraId="2AD90627" w14:textId="5E1D2085">
            <w:pPr>
              <w:spacing w:line="240" w:lineRule="auto"/>
              <w:ind w:firstLine="0" w:firstLineChars="0"/>
              <w:jc w:val="center"/>
              <w:rPr>
                <w:sz w:val="16"/>
              </w:rPr>
            </w:pPr>
            <w:r w:rsidRPr="006F1912">
              <w:rPr>
                <w:rFonts w:hint="eastAsia"/>
                <w:sz w:val="16"/>
                <w:lang w:val="en-GB"/>
              </w:rPr>
              <w:t>√</w:t>
            </w:r>
          </w:p>
        </w:tc>
        <w:tc>
          <w:tcPr>
            <w:tcW w:w="0" w:type="auto"/>
            <w:tcBorders>
              <w:top w:val="single" w:sz="4" w:space="0" w:color="auto"/>
              <w:bottom w:val="single" w:sz="4" w:space="0" w:color="auto"/>
            </w:tcBorders>
          </w:tcPr>
          <w:p w:rsidR="001768F3" w:rsidRPr="006F1912" w:rsidP="00427C4E" w14:paraId="5A2FA15E" w14:textId="5A68909D">
            <w:pPr>
              <w:spacing w:line="240" w:lineRule="auto"/>
              <w:ind w:firstLine="0" w:firstLineChars="0"/>
              <w:jc w:val="center"/>
              <w:rPr>
                <w:sz w:val="16"/>
              </w:rPr>
            </w:pPr>
            <w:r w:rsidRPr="006F1912">
              <w:rPr>
                <w:rFonts w:hint="eastAsia"/>
                <w:sz w:val="16"/>
                <w:lang w:val="en-GB"/>
              </w:rPr>
              <w:t>4</w:t>
            </w:r>
            <w:r w:rsidRPr="006F1912">
              <w:rPr>
                <w:sz w:val="16"/>
                <w:lang w:val="en-GB"/>
              </w:rPr>
              <w:t>-actor</w:t>
            </w:r>
          </w:p>
        </w:tc>
        <w:tc>
          <w:tcPr>
            <w:tcW w:w="0" w:type="auto"/>
            <w:tcBorders>
              <w:top w:val="single" w:sz="4" w:space="0" w:color="auto"/>
              <w:bottom w:val="single" w:sz="4" w:space="0" w:color="auto"/>
            </w:tcBorders>
          </w:tcPr>
          <w:p w:rsidR="001768F3" w:rsidRPr="006F1912" w:rsidP="00427C4E" w14:paraId="1B23C7AE" w14:textId="784720A4">
            <w:pPr>
              <w:spacing w:line="240" w:lineRule="auto"/>
              <w:ind w:firstLine="0" w:firstLineChars="0"/>
              <w:jc w:val="center"/>
              <w:rPr>
                <w:sz w:val="16"/>
              </w:rPr>
            </w:pPr>
            <w:r w:rsidRPr="006F1912" w:rsidR="00FC2B0C">
              <w:rPr>
                <w:sz w:val="16"/>
                <w:lang w:val="en-GB"/>
              </w:rPr>
              <w:t>6,400</w:t>
            </w:r>
          </w:p>
        </w:tc>
        <w:tc>
          <w:tcPr>
            <w:tcW w:w="0" w:type="auto"/>
            <w:tcBorders>
              <w:top w:val="single" w:sz="4" w:space="0" w:color="auto"/>
              <w:bottom w:val="single" w:sz="4" w:space="0" w:color="auto"/>
            </w:tcBorders>
          </w:tcPr>
          <w:p w:rsidR="001768F3" w:rsidRPr="006F1912" w:rsidP="00427C4E" w14:paraId="10E23A77" w14:textId="32591F6D">
            <w:pPr>
              <w:spacing w:line="240" w:lineRule="auto"/>
              <w:ind w:firstLine="0" w:firstLineChars="0"/>
              <w:jc w:val="center"/>
              <w:rPr>
                <w:sz w:val="16"/>
              </w:rPr>
            </w:pPr>
            <w:r w:rsidRPr="006F1912">
              <w:rPr>
                <w:rFonts w:hint="eastAsia"/>
                <w:sz w:val="16"/>
                <w:lang w:val="en-GB"/>
              </w:rPr>
              <w:t>1</w:t>
            </w:r>
            <w:r w:rsidRPr="006F1912">
              <w:rPr>
                <w:sz w:val="16"/>
                <w:lang w:val="en-GB"/>
              </w:rPr>
              <w:t>00</w:t>
            </w:r>
            <w:r w:rsidRPr="006F1912">
              <w:rPr>
                <w:rFonts w:hint="eastAsia"/>
                <w:sz w:val="16"/>
                <w:lang w:val="en-GB"/>
              </w:rPr>
              <w:t>,</w:t>
            </w:r>
            <w:r w:rsidRPr="006F1912">
              <w:rPr>
                <w:sz w:val="16"/>
                <w:lang w:val="en-GB"/>
              </w:rPr>
              <w:t>000</w:t>
            </w:r>
          </w:p>
        </w:tc>
      </w:tr>
      <w:tr w14:paraId="11A3C4E0" w14:textId="51E9AC8A" w:rsidTr="00004C0E">
        <w:tblPrEx>
          <w:tblW w:w="0" w:type="auto"/>
          <w:jc w:val="center"/>
          <w:tblLook w:val="04A0"/>
        </w:tblPrEx>
        <w:trPr>
          <w:jc w:val="center"/>
        </w:trPr>
        <w:tc>
          <w:tcPr>
            <w:tcW w:w="0" w:type="auto"/>
            <w:tcBorders>
              <w:top w:val="single" w:sz="4" w:space="0" w:color="auto"/>
              <w:bottom w:val="single" w:sz="4" w:space="0" w:color="auto"/>
            </w:tcBorders>
          </w:tcPr>
          <w:p w:rsidR="001768F3" w:rsidRPr="006F1912" w:rsidP="00427C4E" w14:paraId="0834045A" w14:textId="570318FE">
            <w:pPr>
              <w:spacing w:line="240" w:lineRule="auto"/>
              <w:ind w:firstLine="0" w:firstLineChars="0"/>
              <w:jc w:val="center"/>
              <w:rPr>
                <w:sz w:val="16"/>
              </w:rPr>
            </w:pPr>
            <w:r w:rsidRPr="006F1912">
              <w:rPr>
                <w:rFonts w:hint="eastAsia"/>
                <w:sz w:val="16"/>
                <w:lang w:val="en-GB"/>
              </w:rPr>
              <w:t>3</w:t>
            </w:r>
          </w:p>
        </w:tc>
        <w:tc>
          <w:tcPr>
            <w:tcW w:w="0" w:type="auto"/>
            <w:tcBorders>
              <w:top w:val="single" w:sz="4" w:space="0" w:color="auto"/>
              <w:bottom w:val="single" w:sz="4" w:space="0" w:color="auto"/>
            </w:tcBorders>
          </w:tcPr>
          <w:p w:rsidR="001768F3" w:rsidRPr="006F1912" w:rsidP="00427C4E" w14:paraId="0E66F8AD" w14:textId="18390CD6">
            <w:pPr>
              <w:spacing w:line="240" w:lineRule="auto"/>
              <w:ind w:firstLine="0" w:firstLineChars="0"/>
              <w:jc w:val="center"/>
              <w:rPr>
                <w:sz w:val="16"/>
              </w:rPr>
            </w:pPr>
          </w:p>
        </w:tc>
        <w:tc>
          <w:tcPr>
            <w:tcW w:w="0" w:type="auto"/>
            <w:tcBorders>
              <w:top w:val="single" w:sz="4" w:space="0" w:color="auto"/>
              <w:bottom w:val="single" w:sz="4" w:space="0" w:color="auto"/>
            </w:tcBorders>
          </w:tcPr>
          <w:p w:rsidR="001768F3" w:rsidRPr="006F1912" w:rsidP="00427C4E" w14:paraId="0B51A9DB" w14:textId="3EC91599">
            <w:pPr>
              <w:spacing w:line="240" w:lineRule="auto"/>
              <w:ind w:firstLine="0" w:firstLineChars="0"/>
              <w:jc w:val="center"/>
              <w:rPr>
                <w:sz w:val="16"/>
              </w:rPr>
            </w:pPr>
            <w:r w:rsidRPr="006F1912">
              <w:rPr>
                <w:rFonts w:hint="eastAsia"/>
                <w:sz w:val="16"/>
                <w:lang w:val="en-GB"/>
              </w:rPr>
              <w:t>√</w:t>
            </w:r>
          </w:p>
        </w:tc>
        <w:tc>
          <w:tcPr>
            <w:tcW w:w="0" w:type="auto"/>
            <w:tcBorders>
              <w:top w:val="single" w:sz="4" w:space="0" w:color="auto"/>
              <w:bottom w:val="single" w:sz="4" w:space="0" w:color="auto"/>
            </w:tcBorders>
          </w:tcPr>
          <w:p w:rsidR="001768F3" w:rsidRPr="006F1912" w:rsidP="00427C4E" w14:paraId="1F5EC477" w14:textId="52D320D6">
            <w:pPr>
              <w:spacing w:line="240" w:lineRule="auto"/>
              <w:ind w:firstLine="0" w:firstLineChars="0"/>
              <w:jc w:val="center"/>
              <w:rPr>
                <w:sz w:val="16"/>
              </w:rPr>
            </w:pPr>
            <w:r w:rsidRPr="006F1912">
              <w:rPr>
                <w:rFonts w:hint="eastAsia"/>
                <w:sz w:val="16"/>
                <w:lang w:val="en-GB"/>
              </w:rPr>
              <w:t>5</w:t>
            </w:r>
            <w:r w:rsidRPr="006F1912">
              <w:rPr>
                <w:sz w:val="16"/>
                <w:lang w:val="en-GB"/>
              </w:rPr>
              <w:t>-actor</w:t>
            </w:r>
          </w:p>
        </w:tc>
        <w:tc>
          <w:tcPr>
            <w:tcW w:w="0" w:type="auto"/>
            <w:tcBorders>
              <w:top w:val="single" w:sz="4" w:space="0" w:color="auto"/>
              <w:bottom w:val="single" w:sz="4" w:space="0" w:color="auto"/>
            </w:tcBorders>
          </w:tcPr>
          <w:p w:rsidR="001768F3" w:rsidRPr="006F1912" w:rsidP="00427C4E" w14:paraId="6CB75231" w14:textId="4B95025A">
            <w:pPr>
              <w:spacing w:line="240" w:lineRule="auto"/>
              <w:ind w:firstLine="0" w:firstLineChars="0"/>
              <w:jc w:val="center"/>
              <w:rPr>
                <w:sz w:val="16"/>
              </w:rPr>
            </w:pPr>
            <w:r w:rsidRPr="006F1912" w:rsidR="00FC2B0C">
              <w:rPr>
                <w:sz w:val="16"/>
                <w:lang w:val="en-GB"/>
              </w:rPr>
              <w:t>3,332</w:t>
            </w:r>
          </w:p>
        </w:tc>
        <w:tc>
          <w:tcPr>
            <w:tcW w:w="0" w:type="auto"/>
            <w:tcBorders>
              <w:top w:val="single" w:sz="4" w:space="0" w:color="auto"/>
              <w:bottom w:val="single" w:sz="4" w:space="0" w:color="auto"/>
            </w:tcBorders>
          </w:tcPr>
          <w:p w:rsidR="001768F3" w:rsidRPr="006F1912" w:rsidP="00427C4E" w14:paraId="0C8D04A6" w14:textId="2017609B">
            <w:pPr>
              <w:spacing w:line="240" w:lineRule="auto"/>
              <w:ind w:firstLine="0" w:firstLineChars="0"/>
              <w:jc w:val="center"/>
              <w:rPr>
                <w:sz w:val="16"/>
              </w:rPr>
            </w:pPr>
            <w:r w:rsidRPr="006F1912">
              <w:rPr>
                <w:rFonts w:hint="eastAsia"/>
                <w:sz w:val="16"/>
                <w:lang w:val="en-GB"/>
              </w:rPr>
              <w:t>1</w:t>
            </w:r>
            <w:r w:rsidRPr="006F1912">
              <w:rPr>
                <w:sz w:val="16"/>
                <w:lang w:val="en-GB"/>
              </w:rPr>
              <w:t>00</w:t>
            </w:r>
            <w:r w:rsidRPr="006F1912">
              <w:rPr>
                <w:rFonts w:hint="eastAsia"/>
                <w:sz w:val="16"/>
                <w:lang w:val="en-GB"/>
              </w:rPr>
              <w:t>,</w:t>
            </w:r>
            <w:r w:rsidRPr="006F1912">
              <w:rPr>
                <w:sz w:val="16"/>
                <w:lang w:val="en-GB"/>
              </w:rPr>
              <w:t>000</w:t>
            </w:r>
          </w:p>
        </w:tc>
      </w:tr>
      <w:tr w14:paraId="62CD2146" w14:textId="18F817F8" w:rsidTr="00004C0E">
        <w:tblPrEx>
          <w:tblW w:w="0" w:type="auto"/>
          <w:jc w:val="center"/>
          <w:tblLook w:val="04A0"/>
        </w:tblPrEx>
        <w:trPr>
          <w:jc w:val="center"/>
        </w:trPr>
        <w:tc>
          <w:tcPr>
            <w:tcW w:w="0" w:type="auto"/>
            <w:tcBorders>
              <w:top w:val="single" w:sz="4" w:space="0" w:color="auto"/>
              <w:bottom w:val="single" w:sz="8" w:space="0" w:color="auto"/>
            </w:tcBorders>
          </w:tcPr>
          <w:p w:rsidR="001768F3" w:rsidRPr="006F1912" w:rsidP="00427C4E" w14:paraId="2C6D878B" w14:textId="2CE2AD21">
            <w:pPr>
              <w:spacing w:line="240" w:lineRule="auto"/>
              <w:ind w:firstLine="0" w:firstLineChars="0"/>
              <w:jc w:val="center"/>
              <w:rPr>
                <w:sz w:val="16"/>
              </w:rPr>
            </w:pPr>
            <w:r w:rsidRPr="006F1912">
              <w:rPr>
                <w:rFonts w:hint="eastAsia"/>
                <w:sz w:val="16"/>
                <w:lang w:val="en-GB"/>
              </w:rPr>
              <w:t>4</w:t>
            </w:r>
          </w:p>
        </w:tc>
        <w:tc>
          <w:tcPr>
            <w:tcW w:w="0" w:type="auto"/>
            <w:tcBorders>
              <w:top w:val="single" w:sz="4" w:space="0" w:color="auto"/>
              <w:bottom w:val="single" w:sz="8" w:space="0" w:color="auto"/>
            </w:tcBorders>
          </w:tcPr>
          <w:p w:rsidR="001768F3" w:rsidRPr="006F1912" w:rsidP="00427C4E" w14:paraId="79EE4E9B" w14:textId="4E97B0FC">
            <w:pPr>
              <w:spacing w:line="240" w:lineRule="auto"/>
              <w:ind w:firstLine="0" w:firstLineChars="0"/>
              <w:jc w:val="center"/>
              <w:rPr>
                <w:sz w:val="16"/>
              </w:rPr>
            </w:pPr>
            <w:r w:rsidRPr="006F1912">
              <w:rPr>
                <w:rFonts w:hint="eastAsia"/>
                <w:sz w:val="16"/>
                <w:lang w:val="en-GB"/>
              </w:rPr>
              <w:t>√</w:t>
            </w:r>
          </w:p>
        </w:tc>
        <w:tc>
          <w:tcPr>
            <w:tcW w:w="0" w:type="auto"/>
            <w:tcBorders>
              <w:top w:val="single" w:sz="4" w:space="0" w:color="auto"/>
              <w:bottom w:val="single" w:sz="8" w:space="0" w:color="auto"/>
            </w:tcBorders>
          </w:tcPr>
          <w:p w:rsidR="001768F3" w:rsidRPr="006F1912" w:rsidP="00427C4E" w14:paraId="464A88CB" w14:textId="77777777">
            <w:pPr>
              <w:spacing w:line="240" w:lineRule="auto"/>
              <w:ind w:firstLine="0" w:firstLineChars="0"/>
              <w:jc w:val="center"/>
              <w:rPr>
                <w:sz w:val="16"/>
              </w:rPr>
            </w:pPr>
          </w:p>
        </w:tc>
        <w:tc>
          <w:tcPr>
            <w:tcW w:w="0" w:type="auto"/>
            <w:tcBorders>
              <w:top w:val="single" w:sz="4" w:space="0" w:color="auto"/>
              <w:bottom w:val="single" w:sz="8" w:space="0" w:color="auto"/>
            </w:tcBorders>
          </w:tcPr>
          <w:p w:rsidR="001768F3" w:rsidRPr="006F1912" w:rsidP="00427C4E" w14:paraId="346EB095" w14:textId="3E3C683C">
            <w:pPr>
              <w:spacing w:line="240" w:lineRule="auto"/>
              <w:ind w:firstLine="0" w:firstLineChars="0"/>
              <w:jc w:val="center"/>
              <w:rPr>
                <w:sz w:val="16"/>
              </w:rPr>
            </w:pPr>
            <w:r w:rsidRPr="006F1912">
              <w:rPr>
                <w:rFonts w:hint="eastAsia"/>
                <w:sz w:val="16"/>
                <w:lang w:val="en-GB"/>
              </w:rPr>
              <w:t>3</w:t>
            </w:r>
            <w:r w:rsidRPr="006F1912">
              <w:rPr>
                <w:sz w:val="16"/>
                <w:lang w:val="en-GB"/>
              </w:rPr>
              <w:t xml:space="preserve">, </w:t>
            </w:r>
            <w:ins w:id="693" w:author="Editor" w:date="2021-07-20T07:39:33Z">
              <w:r w:rsidRPr="006F1912">
                <w:rPr>
                  <w:sz w:val="16"/>
                  <w:lang w:val="en-GB"/>
                </w:rPr>
                <w:t>4,5-a</w:t>
              </w:r>
            </w:ins>
            <w:del w:id="694" w:author="Editor" w:date="2021-07-20T07:39:33Z">
              <w:r w:rsidRPr="006F1912">
                <w:rPr>
                  <w:sz w:val="16"/>
                  <w:lang w:val="en-GB"/>
                </w:rPr>
                <w:delText>4, 5-a</w:delText>
              </w:r>
            </w:del>
            <w:r w:rsidRPr="006F1912">
              <w:rPr>
                <w:sz w:val="16"/>
                <w:lang w:val="en-GB"/>
              </w:rPr>
              <w:t>ctor</w:t>
            </w:r>
          </w:p>
        </w:tc>
        <w:tc>
          <w:tcPr>
            <w:tcW w:w="0" w:type="auto"/>
            <w:tcBorders>
              <w:top w:val="single" w:sz="4" w:space="0" w:color="auto"/>
              <w:bottom w:val="single" w:sz="8" w:space="0" w:color="auto"/>
            </w:tcBorders>
          </w:tcPr>
          <w:p w:rsidR="001768F3" w:rsidRPr="006F1912" w:rsidP="00427C4E" w14:paraId="15791FFE" w14:textId="2DE4105B">
            <w:pPr>
              <w:spacing w:line="240" w:lineRule="auto"/>
              <w:ind w:firstLine="0" w:firstLineChars="0"/>
              <w:jc w:val="center"/>
              <w:rPr>
                <w:sz w:val="16"/>
              </w:rPr>
            </w:pPr>
            <w:r w:rsidRPr="006F1912">
              <w:rPr>
                <w:sz w:val="16"/>
                <w:lang w:val="en-GB"/>
              </w:rPr>
              <w:t>27,232</w:t>
            </w:r>
          </w:p>
        </w:tc>
        <w:tc>
          <w:tcPr>
            <w:tcW w:w="0" w:type="auto"/>
            <w:tcBorders>
              <w:top w:val="single" w:sz="4" w:space="0" w:color="auto"/>
              <w:bottom w:val="single" w:sz="8" w:space="0" w:color="auto"/>
            </w:tcBorders>
          </w:tcPr>
          <w:p w:rsidR="001768F3" w:rsidRPr="006F1912" w:rsidP="00427C4E" w14:paraId="00BC3966" w14:textId="49676787">
            <w:pPr>
              <w:spacing w:line="240" w:lineRule="auto"/>
              <w:ind w:firstLine="0" w:firstLineChars="0"/>
              <w:jc w:val="center"/>
              <w:rPr>
                <w:sz w:val="16"/>
              </w:rPr>
            </w:pPr>
            <w:r w:rsidRPr="006F1912">
              <w:rPr>
                <w:sz w:val="16"/>
                <w:lang w:val="en-GB"/>
              </w:rPr>
              <w:t>300</w:t>
            </w:r>
            <w:r w:rsidRPr="006F1912">
              <w:rPr>
                <w:rFonts w:hint="eastAsia"/>
                <w:sz w:val="16"/>
                <w:lang w:val="en-GB"/>
              </w:rPr>
              <w:t>,</w:t>
            </w:r>
            <w:r w:rsidRPr="006F1912">
              <w:rPr>
                <w:sz w:val="16"/>
                <w:lang w:val="en-GB"/>
              </w:rPr>
              <w:t>000</w:t>
            </w:r>
          </w:p>
        </w:tc>
      </w:tr>
    </w:tbl>
    <w:p w:rsidR="003F4BCE" w:rsidP="003F4BCE" w14:paraId="2310334C" w14:textId="6F1E79F7">
      <w:pPr>
        <w:ind w:firstLine="360"/>
      </w:pPr>
      <w:r>
        <w:fldChar w:fldCharType="begin"/>
      </w:r>
      <w:r>
        <w:rPr>
          <w:lang w:val="en-GB"/>
        </w:rPr>
        <w:instrText xml:space="preserve"> </w:instrText>
      </w:r>
      <w:r>
        <w:rPr>
          <w:rFonts w:hint="eastAsia"/>
          <w:lang w:val="en-GB"/>
        </w:rPr>
        <w:instrText>REF _Ref73699287 \h</w:instrText>
      </w:r>
      <w:r>
        <w:rPr>
          <w:lang w:val="en-GB"/>
        </w:rPr>
        <w:instrText xml:space="preserve"> </w:instrText>
      </w:r>
      <w:r>
        <w:fldChar w:fldCharType="separate"/>
      </w:r>
      <w:r w:rsidR="007229BB">
        <w:rPr>
          <w:lang w:val="en-GB"/>
        </w:rPr>
        <w:t>Figure 13</w:t>
      </w:r>
      <w:r>
        <w:fldChar w:fldCharType="end"/>
      </w:r>
      <w:r w:rsidRPr="00645565">
        <w:rPr>
          <w:lang w:val="en-GB"/>
        </w:rPr>
        <w:t xml:space="preserve"> is the curve of </w:t>
      </w:r>
      <w:ins w:id="69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645565">
        <w:rPr>
          <w:lang w:val="en-GB"/>
        </w:rPr>
        <w:t xml:space="preserve">average reward value with the increase </w:t>
      </w:r>
      <w:del w:id="696" w:author="Editor 2" w:date="2021-07-20T07:39:17Z">
        <w:r w:rsidRPr="00645565">
          <w:rPr>
            <w:lang w:val="en-GB"/>
          </w:rPr>
          <w:delText>of</w:delText>
        </w:r>
      </w:del>
      <w:ins w:id="69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645565">
        <w:rPr>
          <w:lang w:val="en-GB"/>
        </w:rPr>
        <w:t xml:space="preserve"> training episodes. It can be seen from</w:t>
      </w:r>
      <w:r w:rsidRPr="00645565">
        <w:rPr>
          <w:lang w:val="en-GB"/>
        </w:rPr>
        <w:t xml:space="preserve"> </w:t>
      </w:r>
      <w:r>
        <w:fldChar w:fldCharType="begin"/>
      </w:r>
      <w:r>
        <w:rPr>
          <w:lang w:val="en-GB"/>
        </w:rPr>
        <w:instrText xml:space="preserve"> </w:instrText>
      </w:r>
      <w:r>
        <w:rPr>
          <w:rFonts w:hint="eastAsia"/>
          <w:lang w:val="en-GB"/>
        </w:rPr>
        <w:instrText>REF _Ref73699287 \h</w:instrText>
      </w:r>
      <w:r>
        <w:rPr>
          <w:lang w:val="en-GB"/>
        </w:rPr>
        <w:instrText xml:space="preserve"> </w:instrText>
      </w:r>
      <w:r>
        <w:fldChar w:fldCharType="separate"/>
      </w:r>
      <w:r w:rsidR="007229BB">
        <w:rPr>
          <w:lang w:val="en-GB"/>
        </w:rPr>
        <w:t>Figure 13</w:t>
      </w:r>
      <w:r>
        <w:fldChar w:fldCharType="end"/>
      </w:r>
      <w:r w:rsidRPr="00645565">
        <w:rPr>
          <w:lang w:val="en-GB"/>
        </w:rPr>
        <w:t xml:space="preserve">.a that the average reward values of the three models are rising and gradually converging. Moreover, the </w:t>
      </w:r>
      <w:del w:id="698" w:author="Editor 2" w:date="2021-07-20T07:39:17Z">
        <w:r w:rsidRPr="00645565">
          <w:rPr>
            <w:lang w:val="en-GB"/>
          </w:rPr>
          <w:delText>more</w:delText>
        </w:r>
      </w:del>
      <w:ins w:id="69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greater</w:t>
        </w:r>
      </w:ins>
      <w:r w:rsidRPr="00645565">
        <w:rPr>
          <w:lang w:val="en-GB"/>
        </w:rPr>
        <w:t xml:space="preserve"> the number of </w:t>
      </w:r>
      <w:del w:id="700" w:author="Editor 2" w:date="2021-07-20T07:39:17Z">
        <w:r w:rsidRPr="00645565">
          <w:rPr>
            <w:lang w:val="en-GB"/>
          </w:rPr>
          <w:delText>conflict</w:delText>
        </w:r>
      </w:del>
      <w:ins w:id="70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w:t>
        </w:r>
      </w:ins>
      <w:r w:rsidRPr="00645565">
        <w:rPr>
          <w:lang w:val="en-GB"/>
        </w:rPr>
        <w:t xml:space="preserve"> aircraft is, the lower the average reward value is. This is because the cooperation of more agents is more difficult. It can be seen from</w:t>
      </w:r>
      <w:r w:rsidRPr="00645565">
        <w:rPr>
          <w:lang w:val="en-GB"/>
        </w:rPr>
        <w:t xml:space="preserve"> </w:t>
      </w:r>
      <w:r>
        <w:fldChar w:fldCharType="begin"/>
      </w:r>
      <w:r>
        <w:rPr>
          <w:lang w:val="en-GB"/>
        </w:rPr>
        <w:instrText xml:space="preserve"> </w:instrText>
      </w:r>
      <w:r>
        <w:rPr>
          <w:rFonts w:hint="eastAsia"/>
          <w:lang w:val="en-GB"/>
        </w:rPr>
        <w:instrText>REF _Ref73699287 \h</w:instrText>
      </w:r>
      <w:r>
        <w:rPr>
          <w:lang w:val="en-GB"/>
        </w:rPr>
        <w:instrText xml:space="preserve"> </w:instrText>
      </w:r>
      <w:r>
        <w:fldChar w:fldCharType="separate"/>
      </w:r>
      <w:r w:rsidR="007229BB">
        <w:rPr>
          <w:lang w:val="en-GB"/>
        </w:rPr>
        <w:t>Figure 13</w:t>
      </w:r>
      <w:r>
        <w:fldChar w:fldCharType="end"/>
      </w:r>
      <w:r w:rsidR="00976496">
        <w:rPr>
          <w:lang w:val="en-GB"/>
        </w:rPr>
        <w:t xml:space="preserve">.b that the average reward value of the experimental group algorithm is larger than the average reward of the three models of </w:t>
      </w:r>
      <w:ins w:id="70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976496">
        <w:rPr>
          <w:lang w:val="en-GB"/>
        </w:rPr>
        <w:t>control group algorithm, which means that the training effect of the model with the dynamic expansion mechanism is better.</w:t>
      </w:r>
    </w:p>
    <w:p w:rsidR="003F4BCE" w:rsidRPr="00B82F56" w:rsidP="00D62F06" w14:paraId="30CFD87F" w14:textId="2361925E">
      <w:pPr>
        <w:keepNext/>
        <w:spacing w:line="240" w:lineRule="auto"/>
        <w:ind w:firstLine="0" w:firstLineChars="0"/>
        <w:jc w:val="center"/>
      </w:pPr>
      <w:r w:rsidRPr="003F4BCE">
        <w:rPr>
          <w:noProof/>
        </w:rPr>
        <w:drawing>
          <wp:inline distT="0" distB="0" distL="0" distR="0">
            <wp:extent cx="5274310" cy="17468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1665" name=""/>
                    <pic:cNvPicPr/>
                  </pic:nvPicPr>
                  <pic:blipFill>
                    <a:blip xmlns:r="http://schemas.openxmlformats.org/officeDocument/2006/relationships" r:embed="rId268"/>
                    <a:stretch>
                      <a:fillRect/>
                    </a:stretch>
                  </pic:blipFill>
                  <pic:spPr>
                    <a:xfrm>
                      <a:off x="0" y="0"/>
                      <a:ext cx="5274310" cy="1746885"/>
                    </a:xfrm>
                    <a:prstGeom prst="rect">
                      <a:avLst/>
                    </a:prstGeom>
                  </pic:spPr>
                </pic:pic>
              </a:graphicData>
            </a:graphic>
          </wp:inline>
        </w:drawing>
      </w:r>
    </w:p>
    <w:p w:rsidR="00D62F06" w:rsidP="00BD7E3A" w14:paraId="1AE9ED6F" w14:textId="70EB1084">
      <w:pPr>
        <w:pStyle w:val="Figure"/>
        <w:spacing w:after="156"/>
      </w:pPr>
      <w:bookmarkStart w:id="703" w:name="_Ref73699287"/>
      <w:r>
        <w:rPr>
          <w:lang w:val="en-GB"/>
        </w:rPr>
        <w:t>Figure</w:t>
      </w:r>
      <w:r>
        <w:rPr>
          <w:lang w:val="en-GB"/>
        </w:rPr>
        <w:t xml:space="preserve"> </w:t>
      </w:r>
      <w:r w:rsidR="0036417B">
        <w:fldChar w:fldCharType="begin"/>
      </w:r>
      <w:r w:rsidR="0036417B">
        <w:rPr>
          <w:lang w:val="en-GB"/>
        </w:rPr>
        <w:instrText xml:space="preserve"> </w:instrText>
      </w:r>
      <w:r w:rsidR="0036417B">
        <w:rPr>
          <w:lang w:val="en-GB"/>
        </w:rPr>
        <w:instrText xml:space="preserve">SEQ Figure \* ARABIC </w:instrText>
      </w:r>
      <w:r w:rsidR="0036417B">
        <w:fldChar w:fldCharType="separate"/>
      </w:r>
      <w:r w:rsidR="00BD7E3A">
        <w:rPr>
          <w:lang w:val="en-GB"/>
        </w:rPr>
        <w:t>13</w:t>
      </w:r>
      <w:r w:rsidR="0036417B">
        <w:fldChar w:fldCharType="end"/>
      </w:r>
      <w:bookmarkEnd w:id="703"/>
      <w:r w:rsidR="009D6C91">
        <w:rPr>
          <w:lang w:val="en-GB"/>
        </w:rPr>
        <w:t xml:space="preserve">. </w:t>
      </w:r>
      <w:r w:rsidR="00BD7E3A">
        <w:rPr>
          <w:shd w:val="clear" w:color="auto" w:fill="FBFBFB"/>
          <w:lang w:val="en-GB"/>
        </w:rPr>
        <w:t xml:space="preserve">The average reward value with the increase of training </w:t>
      </w:r>
      <w:r w:rsidR="00BD7E3A">
        <w:rPr>
          <w:rFonts w:hint="eastAsia"/>
          <w:shd w:val="clear" w:color="auto" w:fill="FBFBFB"/>
          <w:lang w:val="en-GB"/>
        </w:rPr>
        <w:t>episode</w:t>
      </w:r>
      <w:r w:rsidR="00BD7E3A">
        <w:rPr>
          <w:shd w:val="clear" w:color="auto" w:fill="FBFBFB"/>
          <w:lang w:val="en-GB"/>
        </w:rPr>
        <w:t xml:space="preserve">s: a) experiment 1, 2, 3; b) The experiment 4 and </w:t>
      </w:r>
      <w:r w:rsidR="00BD7E3A">
        <w:rPr>
          <w:rFonts w:hint="eastAsia"/>
          <w:shd w:val="clear" w:color="auto" w:fill="FBFBFB"/>
          <w:lang w:val="en-GB"/>
        </w:rPr>
        <w:t>the</w:t>
      </w:r>
      <w:r w:rsidR="00BD7E3A">
        <w:rPr>
          <w:shd w:val="clear" w:color="auto" w:fill="FBFBFB"/>
          <w:lang w:val="en-GB"/>
        </w:rPr>
        <w:t xml:space="preserve"> average reward of experiment 1, 2 and 3.</w:t>
      </w:r>
    </w:p>
    <w:p w:rsidR="002B4456" w:rsidRPr="00991436" w:rsidP="00A33729" w14:paraId="2CFB3E9D" w14:textId="05C72375">
      <w:pPr>
        <w:pStyle w:val="Heading2"/>
      </w:pPr>
      <w:r w:rsidRPr="00991436" w:rsidR="00213DEF">
        <w:rPr>
          <w:lang w:val="en-GB"/>
        </w:rPr>
        <w:t>Model Performance Testing</w:t>
      </w:r>
    </w:p>
    <w:p w:rsidR="00B643FC" w:rsidRPr="00B643FC" w:rsidP="00E17642" w14:paraId="43A80171" w14:textId="2ABC5224">
      <w:pPr>
        <w:ind w:firstLine="360"/>
      </w:pPr>
      <w:r w:rsidRPr="00653483">
        <w:rPr>
          <w:lang w:val="en-GB"/>
        </w:rPr>
        <w:t>The model performance test uses test set samples that are unprecedented in the previous training process of the model</w:t>
      </w:r>
      <w:del w:id="704" w:author="Editor 2" w:date="2021-07-20T07:39:17Z">
        <w:r w:rsidRPr="00653483">
          <w:rPr>
            <w:lang w:val="en-GB"/>
          </w:rPr>
          <w:delText>,</w:delText>
        </w:r>
      </w:del>
      <w:r w:rsidRPr="00653483">
        <w:rPr>
          <w:lang w:val="en-GB"/>
        </w:rPr>
        <w:t xml:space="preserve"> </w:t>
      </w:r>
      <w:del w:id="705" w:author="Editor 2" w:date="2021-07-20T07:39:17Z">
        <w:r w:rsidRPr="00653483">
          <w:rPr>
            <w:lang w:val="en-GB"/>
          </w:rPr>
          <w:delText xml:space="preserve">so as </w:delText>
        </w:r>
      </w:del>
      <w:r w:rsidRPr="00653483">
        <w:rPr>
          <w:lang w:val="en-GB"/>
        </w:rPr>
        <w:t>to evaluate the generalization ability of the model. The number of test set samples is 5,000, including 3,500 three-actor conflict scenarios, 1</w:t>
      </w:r>
      <w:r w:rsidR="00AA1D42">
        <w:rPr>
          <w:rFonts w:hint="eastAsia"/>
          <w:lang w:val="en-GB"/>
        </w:rPr>
        <w:t>,</w:t>
      </w:r>
      <w:r w:rsidRPr="00B643FC">
        <w:rPr>
          <w:lang w:val="en-GB"/>
        </w:rPr>
        <w:t>000 four-actor conflict scenarios and 500 five-actor conflict scenarios.</w:t>
      </w:r>
    </w:p>
    <w:p w:rsidR="00B643FC" w:rsidRPr="00E67FF6" w:rsidP="00E17642" w14:paraId="2D954CD3" w14:textId="4CD69AB4">
      <w:pPr>
        <w:ind w:firstLine="360"/>
        <w:rPr>
          <w:shd w:val="clear" w:color="auto" w:fill="FFFFFF"/>
        </w:rPr>
      </w:pPr>
      <w:del w:id="706" w:author="Editor 2" w:date="2021-07-20T07:39:17Z">
        <w:r w:rsidRPr="00E67FF6">
          <w:rPr>
            <w:shd w:val="clear" w:color="auto" w:fill="FFFFFF"/>
            <w:lang w:val="en-GB"/>
          </w:rPr>
          <w:delText>Success</w:delText>
        </w:r>
      </w:del>
      <w:ins w:id="70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 success</w:t>
        </w:r>
      </w:ins>
      <w:r w:rsidRPr="00E67FF6">
        <w:rPr>
          <w:shd w:val="clear" w:color="auto" w:fill="FFFFFF"/>
          <w:lang w:val="en-GB"/>
        </w:rPr>
        <w:t xml:space="preserve"> rate (SR) refers to the </w:t>
      </w:r>
      <w:r w:rsidRPr="00E67FF6">
        <w:rPr>
          <w:shd w:val="clear" w:color="auto" w:fill="FFFFFF"/>
          <w:lang w:val="en-GB"/>
        </w:rPr>
        <w:t>percent</w:t>
      </w:r>
      <w:r w:rsidRPr="00E67FF6">
        <w:rPr>
          <w:shd w:val="clear" w:color="auto" w:fill="FFFFFF"/>
          <w:lang w:val="en-GB"/>
        </w:rPr>
        <w:t xml:space="preserve">age of conflicts that can be successfully resolved by the model in all test </w:t>
      </w:r>
      <w:del w:id="708" w:author="Editor 2" w:date="2021-07-20T07:39:17Z">
        <w:r w:rsidRPr="00E67FF6">
          <w:rPr>
            <w:shd w:val="clear" w:color="auto" w:fill="FFFFFF"/>
            <w:lang w:val="en-GB"/>
          </w:rPr>
          <w:delText>set</w:delText>
        </w:r>
      </w:del>
      <w:ins w:id="70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sets</w:t>
        </w:r>
      </w:ins>
      <w:r w:rsidRPr="00E67FF6">
        <w:rPr>
          <w:shd w:val="clear" w:color="auto" w:fill="FFFFFF"/>
          <w:lang w:val="en-GB"/>
        </w:rPr>
        <w:t>:</w:t>
      </w:r>
    </w:p>
    <w:p w:rsidR="00B643FC" w:rsidRPr="007E5B6B" w:rsidP="00E85D0E" w14:paraId="53B10F05" w14:textId="282138F8">
      <w:pPr>
        <w:pStyle w:val="Equation"/>
      </w:pPr>
      <w:r>
        <w:rPr>
          <w:noProof/>
          <w:lang w:val="en-GB"/>
        </w:rPr>
        <w:tab/>
      </w:r>
      <w:r>
        <w:rPr>
          <w:position w:val="-4"/>
        </w:rPr>
        <w:object>
          <v:shape id="_x0000_i1152" type="#_x0000_t75" style="width:98.05pt;height:26.95pt" o:oleicon="f" o:ole="">
            <v:imagedata r:id="rId269" o:title=""/>
          </v:shape>
          <o:OLEObject Type="Embed" ProgID="Equation.DSMT4" ShapeID="_x0000_i1152" DrawAspect="Content" ObjectID="_1687666099" r:id="rId270"/>
        </w:object>
      </w:r>
      <w:r>
        <w:rPr>
          <w:noProof/>
          <w:lang w:val="en-GB"/>
        </w:rPr>
        <w:tab/>
      </w:r>
      <w:r>
        <w:rPr>
          <w:rFonts w:hint="eastAsia"/>
          <w:lang w:val="en-GB"/>
        </w:rPr>
        <w:t>(</w:t>
      </w:r>
      <w:r>
        <w:rPr>
          <w:lang w:val="en-GB"/>
        </w:rPr>
        <w:t>10)</w:t>
      </w:r>
    </w:p>
    <w:p w:rsidR="006731E7" w:rsidP="00E17642" w14:paraId="17292623" w14:textId="1C679339">
      <w:pPr>
        <w:ind w:firstLine="360"/>
        <w:rPr>
          <w:shd w:val="clear" w:color="auto" w:fill="FFFFFF"/>
        </w:rPr>
      </w:pPr>
      <w:del w:id="710" w:author="Editor 2" w:date="2021-07-20T07:39:17Z">
        <w:r w:rsidRPr="00653483">
          <w:rPr>
            <w:shd w:val="clear" w:color="auto" w:fill="FFFFFF"/>
            <w:lang w:val="en-GB"/>
          </w:rPr>
          <w:delText>Where</w:delText>
        </w:r>
      </w:del>
      <w:ins w:id="71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where</w:t>
        </w:r>
      </w:ins>
      <w:r w:rsidRPr="00653483">
        <w:rPr>
          <w:shd w:val="clear" w:color="auto" w:fill="FFFFFF"/>
          <w:lang w:val="en-GB"/>
        </w:rPr>
        <w:t xml:space="preserve"> </w:t>
      </w:r>
      <w:r>
        <w:rPr>
          <w:position w:val="-10"/>
        </w:rPr>
        <w:object>
          <v:shape id="_x0000_i1153" type="#_x0000_t75" style="width:49.05pt;height:13.7pt" o:oleicon="f" o:ole="">
            <v:imagedata r:id="rId271" o:title=""/>
          </v:shape>
          <o:OLEObject Type="Embed" ProgID="Equation.DSMT4" ShapeID="_x0000_i1153" DrawAspect="Content" ObjectID="_1687666100" r:id="rId272"/>
        </w:object>
      </w:r>
      <w:r>
        <w:rPr>
          <w:noProof/>
          <w:shd w:val="clear" w:color="auto" w:fill="FFFFFF"/>
          <w:lang w:val="en-GB"/>
        </w:rPr>
        <w:t xml:space="preserve"> </w:t>
      </w:r>
      <w:r w:rsidRPr="00653483">
        <w:rPr>
          <w:shd w:val="clear" w:color="auto" w:fill="FFFFFF"/>
          <w:lang w:val="en-GB"/>
        </w:rPr>
        <w:t>is the number of scenarios successfully resolved and</w:t>
      </w:r>
      <w:r w:rsidRPr="00653483">
        <w:rPr>
          <w:shd w:val="clear" w:color="auto" w:fill="FFFFFF"/>
          <w:lang w:val="en-GB"/>
        </w:rPr>
        <w:t xml:space="preserve"> </w:t>
      </w:r>
      <w:r>
        <w:rPr>
          <w:position w:val="-10"/>
        </w:rPr>
        <w:object>
          <v:shape id="_x0000_i1154" type="#_x0000_t75" style="width:45.05pt;height:13.7pt" o:oleicon="f" o:ole="">
            <v:imagedata r:id="rId273" o:title=""/>
          </v:shape>
          <o:OLEObject Type="Embed" ProgID="Equation.DSMT4" ShapeID="_x0000_i1154" DrawAspect="Content" ObjectID="_1687666101" r:id="rId274"/>
        </w:object>
      </w:r>
      <w:r w:rsidRPr="00E67FF6" w:rsidR="00B643FC">
        <w:rPr>
          <w:shd w:val="clear" w:color="auto" w:fill="FFFFFF"/>
          <w:lang w:val="en-GB"/>
        </w:rPr>
        <w:t xml:space="preserve"> is the number of total scenarios of the test set.</w:t>
      </w:r>
    </w:p>
    <w:p w:rsidR="00427758" w:rsidP="00E17642" w14:paraId="3E55407F" w14:textId="76717B62">
      <w:pPr>
        <w:ind w:firstLine="360"/>
      </w:pPr>
      <w:r w:rsidR="00653483">
        <w:rPr>
          <w:lang w:val="en-GB"/>
        </w:rPr>
        <w:t>Through the statistics and analysis of the success rate of three</w:t>
      </w:r>
      <w:ins w:id="7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00653483">
        <w:rPr>
          <w:lang w:val="en-GB"/>
        </w:rPr>
        <w:t>, four</w:t>
      </w:r>
      <w:ins w:id="71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sidR="00653483">
        <w:rPr>
          <w:lang w:val="en-GB"/>
        </w:rPr>
        <w:t xml:space="preserve"> and five-actor conflicts and the overall success rate, this </w:t>
      </w:r>
      <w:del w:id="714" w:author="Editor 2" w:date="2021-07-20T07:39:17Z">
        <w:r w:rsidR="00653483">
          <w:rPr>
            <w:lang w:val="en-GB"/>
          </w:rPr>
          <w:delText>experiment</w:delText>
        </w:r>
      </w:del>
      <w:ins w:id="71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experimental</w:t>
        </w:r>
      </w:ins>
      <w:r w:rsidR="00653483">
        <w:rPr>
          <w:lang w:val="en-GB"/>
        </w:rPr>
        <w:t xml:space="preserve"> result reflects the impact of the dynamic expansion mechanism on the performance of the model. The experimental group algorithm is </w:t>
      </w:r>
      <w:ins w:id="71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653483">
        <w:rPr>
          <w:lang w:val="en-GB"/>
        </w:rPr>
        <w:t xml:space="preserve">MADDPG algorithm with dynamic expansion, and the control group algorithm is </w:t>
      </w:r>
      <w:ins w:id="71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653483">
        <w:rPr>
          <w:lang w:val="en-GB"/>
        </w:rPr>
        <w:t xml:space="preserve">MADDPG algorithm with </w:t>
      </w:r>
      <w:del w:id="718" w:author="Editor 2" w:date="2021-07-20T07:39:17Z">
        <w:r w:rsidR="00653483">
          <w:rPr>
            <w:lang w:val="en-GB"/>
          </w:rPr>
          <w:delText>non-dynamic</w:delText>
        </w:r>
      </w:del>
      <w:ins w:id="71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nondynamic</w:t>
        </w:r>
      </w:ins>
      <w:r w:rsidR="00653483">
        <w:rPr>
          <w:lang w:val="en-GB"/>
        </w:rPr>
        <w:t xml:space="preserve"> expansion. The experimental design is as follows:</w:t>
      </w:r>
    </w:p>
    <w:p w:rsidR="00427758" w:rsidP="00B11C86" w14:paraId="03CC0130" w14:textId="3A7DA14E">
      <w:pPr>
        <w:pStyle w:val="Caption"/>
        <w:keepNext/>
        <w:spacing w:before="156" w:beforeLines="50" w:line="240" w:lineRule="auto"/>
        <w:ind w:left="425" w:right="425" w:firstLine="0" w:firstLineChars="0"/>
      </w:pPr>
      <w:r>
        <w:rPr>
          <w:lang w:val="en-GB"/>
        </w:rPr>
        <w:t>Table</w:t>
      </w:r>
      <w:r>
        <w:rPr>
          <w:lang w:val="en-GB"/>
        </w:rPr>
        <w:t xml:space="preserve"> </w:t>
      </w:r>
      <w:r w:rsidR="00173D6F">
        <w:rPr>
          <w:noProof/>
        </w:rPr>
        <w:fldChar w:fldCharType="begin"/>
      </w:r>
      <w:r w:rsidR="00173D6F">
        <w:rPr>
          <w:noProof/>
          <w:lang w:val="en-GB"/>
        </w:rPr>
        <w:instrText xml:space="preserve"> </w:instrText>
      </w:r>
      <w:r w:rsidR="00173D6F">
        <w:rPr>
          <w:noProof/>
          <w:lang w:val="en-GB"/>
        </w:rPr>
        <w:instrText xml:space="preserve">SEQ Table \* ARABIC </w:instrText>
      </w:r>
      <w:r w:rsidR="00173D6F">
        <w:rPr>
          <w:noProof/>
        </w:rPr>
        <w:fldChar w:fldCharType="separate"/>
      </w:r>
      <w:r w:rsidR="002846FC">
        <w:rPr>
          <w:noProof/>
          <w:lang w:val="en-GB"/>
        </w:rPr>
        <w:t>7</w:t>
      </w:r>
      <w:r w:rsidR="00173D6F">
        <w:rPr>
          <w:noProof/>
        </w:rPr>
        <w:fldChar w:fldCharType="end"/>
      </w:r>
      <w:r w:rsidR="00FA0C75">
        <w:rPr>
          <w:rFonts w:hint="eastAsia"/>
          <w:lang w:val="en-GB"/>
        </w:rPr>
        <w:t>.</w:t>
      </w:r>
      <w:r w:rsidR="00B11C86">
        <w:rPr>
          <w:lang w:val="en-GB"/>
        </w:rPr>
        <w:t xml:space="preserve"> Design of the Model Performance Test experiment.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3"/>
        <w:gridCol w:w="1078"/>
        <w:gridCol w:w="705"/>
        <w:gridCol w:w="1278"/>
        <w:gridCol w:w="776"/>
      </w:tblGrid>
      <w:tr w14:paraId="70C0D725" w14:textId="77777777" w:rsidTr="00DB68DC">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jc w:val="center"/>
        </w:trPr>
        <w:tc>
          <w:tcPr>
            <w:tcW w:w="0" w:type="auto"/>
            <w:tcBorders>
              <w:top w:val="single" w:sz="8" w:space="0" w:color="auto"/>
              <w:bottom w:val="single" w:sz="4" w:space="0" w:color="auto"/>
            </w:tcBorders>
          </w:tcPr>
          <w:p w:rsidR="00B74C36" w:rsidP="00B74C36" w14:paraId="4FF2586C" w14:textId="77777777">
            <w:pPr>
              <w:spacing w:line="240" w:lineRule="auto"/>
              <w:ind w:firstLine="0" w:firstLineChars="0"/>
              <w:jc w:val="center"/>
              <w:rPr>
                <w:color w:val="000000"/>
                <w:sz w:val="16"/>
                <w:shd w:val="clear" w:color="auto" w:fill="FBFBFB"/>
              </w:rPr>
            </w:pPr>
            <w:r w:rsidRPr="001B728B">
              <w:rPr>
                <w:color w:val="000000"/>
                <w:sz w:val="16"/>
                <w:shd w:val="clear" w:color="auto" w:fill="FBFBFB"/>
                <w:lang w:val="en-GB"/>
              </w:rPr>
              <w:t>Experiment</w:t>
            </w:r>
          </w:p>
          <w:p w:rsidR="00B74C36" w:rsidRPr="00B74C36" w:rsidP="00B74C36" w14:paraId="44564C2E" w14:textId="1F370413">
            <w:pPr>
              <w:spacing w:line="240" w:lineRule="auto"/>
              <w:ind w:firstLine="0" w:firstLineChars="0"/>
              <w:jc w:val="center"/>
              <w:rPr>
                <w:sz w:val="16"/>
              </w:rPr>
            </w:pPr>
            <w:r w:rsidRPr="001B728B">
              <w:rPr>
                <w:color w:val="000000"/>
                <w:sz w:val="16"/>
                <w:shd w:val="clear" w:color="auto" w:fill="FBFBFB"/>
                <w:lang w:val="en-GB"/>
              </w:rPr>
              <w:t>number</w:t>
            </w:r>
          </w:p>
        </w:tc>
        <w:tc>
          <w:tcPr>
            <w:tcW w:w="0" w:type="auto"/>
            <w:tcBorders>
              <w:top w:val="single" w:sz="8" w:space="0" w:color="auto"/>
              <w:bottom w:val="single" w:sz="4" w:space="0" w:color="auto"/>
            </w:tcBorders>
          </w:tcPr>
          <w:p w:rsidR="00B74C36" w:rsidP="00B74C36" w14:paraId="5AFCF76B" w14:textId="77777777">
            <w:pPr>
              <w:spacing w:line="240" w:lineRule="auto"/>
              <w:ind w:firstLine="0" w:firstLineChars="0"/>
              <w:jc w:val="center"/>
              <w:rPr>
                <w:rFonts w:eastAsia="微软雅黑"/>
                <w:color w:val="333333"/>
                <w:sz w:val="16"/>
                <w:shd w:val="clear" w:color="auto" w:fill="FFFFFF"/>
              </w:rPr>
            </w:pPr>
            <w:r w:rsidRPr="001B728B">
              <w:rPr>
                <w:rFonts w:eastAsia="微软雅黑"/>
                <w:color w:val="333333"/>
                <w:sz w:val="16"/>
                <w:shd w:val="clear" w:color="auto" w:fill="FFFFFF"/>
                <w:lang w:val="en-GB"/>
              </w:rPr>
              <w:t>Experimental</w:t>
            </w:r>
          </w:p>
          <w:p w:rsidR="00B74C36" w:rsidRPr="00B74C36" w:rsidP="00B74C36" w14:paraId="3DB54DF6" w14:textId="35ACA115">
            <w:pPr>
              <w:spacing w:line="240" w:lineRule="auto"/>
              <w:ind w:firstLine="0" w:firstLineChars="0"/>
              <w:jc w:val="center"/>
              <w:rPr>
                <w:sz w:val="16"/>
              </w:rPr>
            </w:pPr>
            <w:r w:rsidRPr="001B728B">
              <w:rPr>
                <w:rFonts w:eastAsia="微软雅黑"/>
                <w:color w:val="333333"/>
                <w:sz w:val="16"/>
                <w:shd w:val="clear" w:color="auto" w:fill="FFFFFF"/>
                <w:lang w:val="en-GB"/>
              </w:rPr>
              <w:t xml:space="preserve"> Group</w:t>
            </w:r>
          </w:p>
        </w:tc>
        <w:tc>
          <w:tcPr>
            <w:tcW w:w="0" w:type="auto"/>
            <w:tcBorders>
              <w:top w:val="single" w:sz="8" w:space="0" w:color="auto"/>
              <w:bottom w:val="single" w:sz="4" w:space="0" w:color="auto"/>
            </w:tcBorders>
          </w:tcPr>
          <w:p w:rsidR="00B74C36" w:rsidP="00B74C36" w14:paraId="05F65BDB" w14:textId="77777777">
            <w:pPr>
              <w:spacing w:line="240" w:lineRule="auto"/>
              <w:ind w:firstLine="0" w:firstLineChars="0"/>
              <w:jc w:val="center"/>
              <w:rPr>
                <w:rFonts w:eastAsia="微软雅黑"/>
                <w:color w:val="333333"/>
                <w:sz w:val="16"/>
                <w:shd w:val="clear" w:color="auto" w:fill="FFFFFF"/>
              </w:rPr>
            </w:pPr>
            <w:r w:rsidRPr="001B728B">
              <w:rPr>
                <w:rFonts w:eastAsia="微软雅黑"/>
                <w:color w:val="333333"/>
                <w:sz w:val="16"/>
                <w:shd w:val="clear" w:color="auto" w:fill="FFFFFF"/>
                <w:lang w:val="en-GB"/>
              </w:rPr>
              <w:t>Control</w:t>
            </w:r>
          </w:p>
          <w:p w:rsidR="00B74C36" w:rsidRPr="00B74C36" w:rsidP="00B74C36" w14:paraId="6F7CBA9E" w14:textId="572E9947">
            <w:pPr>
              <w:spacing w:line="240" w:lineRule="auto"/>
              <w:ind w:firstLine="0" w:firstLineChars="0"/>
              <w:jc w:val="center"/>
              <w:rPr>
                <w:sz w:val="16"/>
              </w:rPr>
            </w:pPr>
            <w:r w:rsidRPr="001B728B">
              <w:rPr>
                <w:rFonts w:eastAsia="微软雅黑"/>
                <w:color w:val="333333"/>
                <w:sz w:val="16"/>
                <w:shd w:val="clear" w:color="auto" w:fill="FFFFFF"/>
                <w:lang w:val="en-GB"/>
              </w:rPr>
              <w:t>Group</w:t>
            </w:r>
          </w:p>
        </w:tc>
        <w:tc>
          <w:tcPr>
            <w:tcW w:w="0" w:type="auto"/>
            <w:tcBorders>
              <w:top w:val="single" w:sz="8" w:space="0" w:color="auto"/>
              <w:bottom w:val="single" w:sz="4" w:space="0" w:color="auto"/>
            </w:tcBorders>
          </w:tcPr>
          <w:p w:rsidR="00B74C36" w:rsidP="00B74C36" w14:paraId="73A96149" w14:textId="77777777">
            <w:pPr>
              <w:spacing w:line="240" w:lineRule="auto"/>
              <w:ind w:firstLine="0" w:firstLineChars="0"/>
              <w:jc w:val="center"/>
              <w:rPr>
                <w:sz w:val="16"/>
              </w:rPr>
            </w:pPr>
            <w:r w:rsidRPr="001B728B">
              <w:rPr>
                <w:rFonts w:hint="eastAsia"/>
                <w:sz w:val="16"/>
                <w:lang w:val="en-GB"/>
              </w:rPr>
              <w:t>Type</w:t>
            </w:r>
            <w:r w:rsidRPr="001B728B">
              <w:rPr>
                <w:sz w:val="16"/>
                <w:lang w:val="en-GB"/>
              </w:rPr>
              <w:t xml:space="preserve"> </w:t>
            </w:r>
            <w:r w:rsidRPr="001B728B">
              <w:rPr>
                <w:rFonts w:hint="eastAsia"/>
                <w:sz w:val="16"/>
                <w:lang w:val="en-GB"/>
              </w:rPr>
              <w:t>of</w:t>
            </w:r>
            <w:r w:rsidRPr="001B728B">
              <w:rPr>
                <w:sz w:val="16"/>
                <w:lang w:val="en-GB"/>
              </w:rPr>
              <w:t xml:space="preserve"> </w:t>
            </w:r>
          </w:p>
          <w:p w:rsidR="00B74C36" w:rsidRPr="00B74C36" w:rsidP="00B74C36" w14:paraId="1F1040F4" w14:textId="440615F8">
            <w:pPr>
              <w:spacing w:line="240" w:lineRule="auto"/>
              <w:ind w:firstLine="0" w:firstLineChars="0"/>
              <w:jc w:val="center"/>
              <w:rPr>
                <w:sz w:val="16"/>
              </w:rPr>
            </w:pPr>
            <w:r w:rsidRPr="001B728B">
              <w:rPr>
                <w:sz w:val="16"/>
                <w:lang w:val="en-GB"/>
              </w:rPr>
              <w:t>conflict scenario</w:t>
            </w:r>
          </w:p>
        </w:tc>
        <w:tc>
          <w:tcPr>
            <w:tcW w:w="0" w:type="auto"/>
            <w:tcBorders>
              <w:top w:val="single" w:sz="8" w:space="0" w:color="auto"/>
              <w:bottom w:val="single" w:sz="4" w:space="0" w:color="auto"/>
            </w:tcBorders>
          </w:tcPr>
          <w:p w:rsidR="00B74C36" w:rsidP="00B74C36" w14:paraId="7B4BA887" w14:textId="77777777">
            <w:pPr>
              <w:spacing w:line="240" w:lineRule="auto"/>
              <w:ind w:firstLine="0" w:firstLineChars="0"/>
              <w:jc w:val="center"/>
              <w:rPr>
                <w:sz w:val="16"/>
              </w:rPr>
            </w:pPr>
            <w:r w:rsidRPr="001B728B">
              <w:rPr>
                <w:sz w:val="16"/>
                <w:lang w:val="en-GB"/>
              </w:rPr>
              <w:t>Scenario</w:t>
            </w:r>
          </w:p>
          <w:p w:rsidR="00B74C36" w:rsidRPr="00B74C36" w:rsidP="00B74C36" w14:paraId="4D98865D" w14:textId="208D2BB8">
            <w:pPr>
              <w:spacing w:line="240" w:lineRule="auto"/>
              <w:ind w:firstLine="0" w:firstLineChars="0"/>
              <w:jc w:val="center"/>
              <w:rPr>
                <w:sz w:val="16"/>
              </w:rPr>
            </w:pPr>
            <w:r w:rsidRPr="001B728B">
              <w:rPr>
                <w:sz w:val="16"/>
                <w:lang w:val="en-GB"/>
              </w:rPr>
              <w:t>number</w:t>
            </w:r>
          </w:p>
        </w:tc>
      </w:tr>
      <w:tr w14:paraId="28481EFA" w14:textId="77777777" w:rsidTr="00DB68DC">
        <w:tblPrEx>
          <w:tblW w:w="0" w:type="auto"/>
          <w:jc w:val="center"/>
          <w:tblLook w:val="04A0"/>
        </w:tblPrEx>
        <w:trPr>
          <w:jc w:val="center"/>
        </w:trPr>
        <w:tc>
          <w:tcPr>
            <w:tcW w:w="0" w:type="auto"/>
            <w:tcBorders>
              <w:top w:val="single" w:sz="4" w:space="0" w:color="auto"/>
              <w:bottom w:val="single" w:sz="4" w:space="0" w:color="auto"/>
            </w:tcBorders>
          </w:tcPr>
          <w:p w:rsidR="00F82B8E" w:rsidRPr="00B74C36" w:rsidP="00F82B8E" w14:paraId="310AA658" w14:textId="77777777">
            <w:pPr>
              <w:spacing w:line="240" w:lineRule="auto"/>
              <w:ind w:firstLine="0" w:firstLineChars="0"/>
              <w:jc w:val="center"/>
              <w:rPr>
                <w:sz w:val="16"/>
              </w:rPr>
            </w:pPr>
            <w:r w:rsidRPr="00B74C36">
              <w:rPr>
                <w:rFonts w:hint="eastAsia"/>
                <w:sz w:val="16"/>
                <w:lang w:val="en-GB"/>
              </w:rPr>
              <w:t>1</w:t>
            </w:r>
          </w:p>
        </w:tc>
        <w:tc>
          <w:tcPr>
            <w:tcW w:w="0" w:type="auto"/>
            <w:tcBorders>
              <w:top w:val="single" w:sz="4" w:space="0" w:color="auto"/>
              <w:bottom w:val="single" w:sz="4" w:space="0" w:color="auto"/>
            </w:tcBorders>
          </w:tcPr>
          <w:p w:rsidR="00F82B8E" w:rsidRPr="00B74C36" w:rsidP="00F82B8E" w14:paraId="009C5A36"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093D6DBC"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14A78DE8" w14:textId="2CC8EC8A">
            <w:pPr>
              <w:spacing w:line="240" w:lineRule="auto"/>
              <w:ind w:firstLine="0" w:firstLineChars="0"/>
              <w:jc w:val="center"/>
              <w:rPr>
                <w:sz w:val="16"/>
              </w:rPr>
            </w:pPr>
            <w:r w:rsidRPr="006F1912">
              <w:rPr>
                <w:rFonts w:hint="eastAsia"/>
                <w:sz w:val="16"/>
                <w:lang w:val="en-GB"/>
              </w:rPr>
              <w:t>3</w:t>
            </w:r>
            <w:r w:rsidRPr="006F1912">
              <w:rPr>
                <w:sz w:val="16"/>
                <w:lang w:val="en-GB"/>
              </w:rPr>
              <w:t>-actor</w:t>
            </w:r>
          </w:p>
        </w:tc>
        <w:tc>
          <w:tcPr>
            <w:tcW w:w="0" w:type="auto"/>
            <w:tcBorders>
              <w:top w:val="single" w:sz="4" w:space="0" w:color="auto"/>
              <w:bottom w:val="single" w:sz="4" w:space="0" w:color="auto"/>
            </w:tcBorders>
          </w:tcPr>
          <w:p w:rsidR="00F82B8E" w:rsidRPr="00B74C36" w:rsidP="00F82B8E" w14:paraId="7AFBBCA1" w14:textId="15A7FAD5">
            <w:pPr>
              <w:spacing w:line="240" w:lineRule="auto"/>
              <w:ind w:firstLine="0" w:firstLineChars="0"/>
              <w:jc w:val="center"/>
              <w:rPr>
                <w:sz w:val="16"/>
              </w:rPr>
            </w:pPr>
            <w:r w:rsidRPr="00B74C36">
              <w:rPr>
                <w:sz w:val="16"/>
                <w:lang w:val="en-GB"/>
              </w:rPr>
              <w:t>3,500</w:t>
            </w:r>
          </w:p>
        </w:tc>
      </w:tr>
      <w:tr w14:paraId="329B4782" w14:textId="77777777" w:rsidTr="00DB68DC">
        <w:tblPrEx>
          <w:tblW w:w="0" w:type="auto"/>
          <w:jc w:val="center"/>
          <w:tblLook w:val="04A0"/>
        </w:tblPrEx>
        <w:trPr>
          <w:jc w:val="center"/>
        </w:trPr>
        <w:tc>
          <w:tcPr>
            <w:tcW w:w="0" w:type="auto"/>
            <w:tcBorders>
              <w:top w:val="single" w:sz="4" w:space="0" w:color="auto"/>
              <w:bottom w:val="single" w:sz="4" w:space="0" w:color="auto"/>
            </w:tcBorders>
          </w:tcPr>
          <w:p w:rsidR="00F82B8E" w:rsidRPr="00B74C36" w:rsidP="00F82B8E" w14:paraId="71D93755" w14:textId="77777777">
            <w:pPr>
              <w:spacing w:line="240" w:lineRule="auto"/>
              <w:ind w:firstLine="0" w:firstLineChars="0"/>
              <w:jc w:val="center"/>
              <w:rPr>
                <w:sz w:val="16"/>
              </w:rPr>
            </w:pPr>
            <w:r w:rsidRPr="00B74C36">
              <w:rPr>
                <w:rFonts w:hint="eastAsia"/>
                <w:sz w:val="16"/>
                <w:lang w:val="en-GB"/>
              </w:rPr>
              <w:t>2</w:t>
            </w:r>
          </w:p>
        </w:tc>
        <w:tc>
          <w:tcPr>
            <w:tcW w:w="0" w:type="auto"/>
            <w:tcBorders>
              <w:top w:val="single" w:sz="4" w:space="0" w:color="auto"/>
              <w:bottom w:val="single" w:sz="4" w:space="0" w:color="auto"/>
            </w:tcBorders>
          </w:tcPr>
          <w:p w:rsidR="00F82B8E" w:rsidRPr="00B74C36" w:rsidP="00F82B8E" w14:paraId="352CA1E7"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0C4BF5A9"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591C0698" w14:textId="03C68060">
            <w:pPr>
              <w:spacing w:line="240" w:lineRule="auto"/>
              <w:ind w:firstLine="0" w:firstLineChars="0"/>
              <w:jc w:val="center"/>
              <w:rPr>
                <w:sz w:val="16"/>
              </w:rPr>
            </w:pPr>
            <w:r w:rsidRPr="006F1912">
              <w:rPr>
                <w:rFonts w:hint="eastAsia"/>
                <w:sz w:val="16"/>
                <w:lang w:val="en-GB"/>
              </w:rPr>
              <w:t>4</w:t>
            </w:r>
            <w:r w:rsidRPr="006F1912">
              <w:rPr>
                <w:sz w:val="16"/>
                <w:lang w:val="en-GB"/>
              </w:rPr>
              <w:t>-actor</w:t>
            </w:r>
          </w:p>
        </w:tc>
        <w:tc>
          <w:tcPr>
            <w:tcW w:w="0" w:type="auto"/>
            <w:tcBorders>
              <w:top w:val="single" w:sz="4" w:space="0" w:color="auto"/>
              <w:bottom w:val="single" w:sz="4" w:space="0" w:color="auto"/>
            </w:tcBorders>
          </w:tcPr>
          <w:p w:rsidR="00F82B8E" w:rsidRPr="00B74C36" w:rsidP="00F82B8E" w14:paraId="2335E9E2" w14:textId="684E895B">
            <w:pPr>
              <w:spacing w:line="240" w:lineRule="auto"/>
              <w:ind w:firstLine="0" w:firstLineChars="0"/>
              <w:jc w:val="center"/>
              <w:rPr>
                <w:sz w:val="16"/>
              </w:rPr>
            </w:pPr>
            <w:r w:rsidRPr="00B74C36">
              <w:rPr>
                <w:sz w:val="16"/>
                <w:lang w:val="en-GB"/>
              </w:rPr>
              <w:t>1,000</w:t>
            </w:r>
          </w:p>
        </w:tc>
      </w:tr>
      <w:tr w14:paraId="7FA008EF" w14:textId="77777777" w:rsidTr="00DB68DC">
        <w:tblPrEx>
          <w:tblW w:w="0" w:type="auto"/>
          <w:jc w:val="center"/>
          <w:tblLook w:val="04A0"/>
        </w:tblPrEx>
        <w:trPr>
          <w:jc w:val="center"/>
        </w:trPr>
        <w:tc>
          <w:tcPr>
            <w:tcW w:w="0" w:type="auto"/>
            <w:tcBorders>
              <w:top w:val="single" w:sz="4" w:space="0" w:color="auto"/>
              <w:bottom w:val="single" w:sz="4" w:space="0" w:color="auto"/>
            </w:tcBorders>
          </w:tcPr>
          <w:p w:rsidR="00F82B8E" w:rsidRPr="00B74C36" w:rsidP="00F82B8E" w14:paraId="0A13277D" w14:textId="77777777">
            <w:pPr>
              <w:spacing w:line="240" w:lineRule="auto"/>
              <w:ind w:firstLine="0" w:firstLineChars="0"/>
              <w:jc w:val="center"/>
              <w:rPr>
                <w:sz w:val="16"/>
              </w:rPr>
            </w:pPr>
            <w:r w:rsidRPr="00B74C36">
              <w:rPr>
                <w:rFonts w:hint="eastAsia"/>
                <w:sz w:val="16"/>
                <w:lang w:val="en-GB"/>
              </w:rPr>
              <w:t>3</w:t>
            </w:r>
          </w:p>
        </w:tc>
        <w:tc>
          <w:tcPr>
            <w:tcW w:w="0" w:type="auto"/>
            <w:tcBorders>
              <w:top w:val="single" w:sz="4" w:space="0" w:color="auto"/>
              <w:bottom w:val="single" w:sz="4" w:space="0" w:color="auto"/>
            </w:tcBorders>
          </w:tcPr>
          <w:p w:rsidR="00F82B8E" w:rsidRPr="00B74C36" w:rsidP="00F82B8E" w14:paraId="1BDE910C"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446F3A66"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4" w:space="0" w:color="auto"/>
            </w:tcBorders>
          </w:tcPr>
          <w:p w:rsidR="00F82B8E" w:rsidRPr="00B74C36" w:rsidP="00F82B8E" w14:paraId="7A202801" w14:textId="7C958C1B">
            <w:pPr>
              <w:spacing w:line="240" w:lineRule="auto"/>
              <w:ind w:firstLine="0" w:firstLineChars="0"/>
              <w:jc w:val="center"/>
              <w:rPr>
                <w:sz w:val="16"/>
              </w:rPr>
            </w:pPr>
            <w:r w:rsidRPr="006F1912">
              <w:rPr>
                <w:rFonts w:hint="eastAsia"/>
                <w:sz w:val="16"/>
                <w:lang w:val="en-GB"/>
              </w:rPr>
              <w:t>5</w:t>
            </w:r>
            <w:r w:rsidRPr="006F1912">
              <w:rPr>
                <w:sz w:val="16"/>
                <w:lang w:val="en-GB"/>
              </w:rPr>
              <w:t>-actor</w:t>
            </w:r>
          </w:p>
        </w:tc>
        <w:tc>
          <w:tcPr>
            <w:tcW w:w="0" w:type="auto"/>
            <w:tcBorders>
              <w:top w:val="single" w:sz="4" w:space="0" w:color="auto"/>
              <w:bottom w:val="single" w:sz="4" w:space="0" w:color="auto"/>
            </w:tcBorders>
          </w:tcPr>
          <w:p w:rsidR="00F82B8E" w:rsidRPr="00B74C36" w:rsidP="00F82B8E" w14:paraId="3EAB9D1C" w14:textId="09417B6D">
            <w:pPr>
              <w:spacing w:line="240" w:lineRule="auto"/>
              <w:ind w:firstLine="0" w:firstLineChars="0"/>
              <w:jc w:val="center"/>
              <w:rPr>
                <w:sz w:val="16"/>
              </w:rPr>
            </w:pPr>
            <w:r w:rsidRPr="00B74C36">
              <w:rPr>
                <w:sz w:val="16"/>
                <w:lang w:val="en-GB"/>
              </w:rPr>
              <w:t>500</w:t>
            </w:r>
          </w:p>
        </w:tc>
      </w:tr>
      <w:tr w14:paraId="43AC5CF3" w14:textId="77777777" w:rsidTr="00DB68DC">
        <w:tblPrEx>
          <w:tblW w:w="0" w:type="auto"/>
          <w:jc w:val="center"/>
          <w:tblLook w:val="04A0"/>
        </w:tblPrEx>
        <w:trPr>
          <w:jc w:val="center"/>
        </w:trPr>
        <w:tc>
          <w:tcPr>
            <w:tcW w:w="0" w:type="auto"/>
            <w:tcBorders>
              <w:top w:val="single" w:sz="4" w:space="0" w:color="auto"/>
              <w:bottom w:val="single" w:sz="8" w:space="0" w:color="auto"/>
            </w:tcBorders>
          </w:tcPr>
          <w:p w:rsidR="00F82B8E" w:rsidRPr="00B74C36" w:rsidP="00F82B8E" w14:paraId="3983C0F8" w14:textId="77777777">
            <w:pPr>
              <w:spacing w:line="240" w:lineRule="auto"/>
              <w:ind w:firstLine="0" w:firstLineChars="0"/>
              <w:jc w:val="center"/>
              <w:rPr>
                <w:sz w:val="16"/>
              </w:rPr>
            </w:pPr>
            <w:r w:rsidRPr="00B74C36">
              <w:rPr>
                <w:rFonts w:hint="eastAsia"/>
                <w:sz w:val="16"/>
                <w:lang w:val="en-GB"/>
              </w:rPr>
              <w:t>4</w:t>
            </w:r>
          </w:p>
        </w:tc>
        <w:tc>
          <w:tcPr>
            <w:tcW w:w="0" w:type="auto"/>
            <w:tcBorders>
              <w:top w:val="single" w:sz="4" w:space="0" w:color="auto"/>
              <w:bottom w:val="single" w:sz="8" w:space="0" w:color="auto"/>
            </w:tcBorders>
          </w:tcPr>
          <w:p w:rsidR="00F82B8E" w:rsidRPr="00B74C36" w:rsidP="00F82B8E" w14:paraId="0E8EC596" w14:textId="77777777">
            <w:pPr>
              <w:spacing w:line="240" w:lineRule="auto"/>
              <w:ind w:firstLine="0" w:firstLineChars="0"/>
              <w:jc w:val="center"/>
              <w:rPr>
                <w:sz w:val="16"/>
              </w:rPr>
            </w:pPr>
            <w:r w:rsidRPr="00B74C36">
              <w:rPr>
                <w:rFonts w:hint="eastAsia"/>
                <w:sz w:val="16"/>
                <w:lang w:val="en-GB"/>
              </w:rPr>
              <w:t>√</w:t>
            </w:r>
          </w:p>
        </w:tc>
        <w:tc>
          <w:tcPr>
            <w:tcW w:w="0" w:type="auto"/>
            <w:tcBorders>
              <w:top w:val="single" w:sz="4" w:space="0" w:color="auto"/>
              <w:bottom w:val="single" w:sz="8" w:space="0" w:color="auto"/>
            </w:tcBorders>
          </w:tcPr>
          <w:p w:rsidR="00F82B8E" w:rsidRPr="00B74C36" w:rsidP="00F82B8E" w14:paraId="163EB6A7" w14:textId="77777777">
            <w:pPr>
              <w:spacing w:line="240" w:lineRule="auto"/>
              <w:ind w:firstLine="0" w:firstLineChars="0"/>
              <w:jc w:val="center"/>
              <w:rPr>
                <w:sz w:val="16"/>
              </w:rPr>
            </w:pPr>
          </w:p>
        </w:tc>
        <w:tc>
          <w:tcPr>
            <w:tcW w:w="0" w:type="auto"/>
            <w:tcBorders>
              <w:top w:val="single" w:sz="4" w:space="0" w:color="auto"/>
              <w:bottom w:val="single" w:sz="8" w:space="0" w:color="auto"/>
            </w:tcBorders>
          </w:tcPr>
          <w:p w:rsidR="00F82B8E" w:rsidRPr="00B74C36" w:rsidP="00F82B8E" w14:paraId="7EF1F01E" w14:textId="24801BD7">
            <w:pPr>
              <w:spacing w:line="240" w:lineRule="auto"/>
              <w:ind w:firstLine="0" w:firstLineChars="0"/>
              <w:jc w:val="center"/>
              <w:rPr>
                <w:sz w:val="16"/>
              </w:rPr>
            </w:pPr>
            <w:r w:rsidRPr="006F1912">
              <w:rPr>
                <w:rFonts w:hint="eastAsia"/>
                <w:sz w:val="16"/>
                <w:lang w:val="en-GB"/>
              </w:rPr>
              <w:t>3</w:t>
            </w:r>
            <w:r w:rsidRPr="006F1912">
              <w:rPr>
                <w:sz w:val="16"/>
                <w:lang w:val="en-GB"/>
              </w:rPr>
              <w:t xml:space="preserve">, </w:t>
            </w:r>
            <w:ins w:id="720" w:author="Editor" w:date="2021-07-20T07:39:33Z">
              <w:r w:rsidRPr="006F1912">
                <w:rPr>
                  <w:sz w:val="16"/>
                  <w:lang w:val="en-GB"/>
                </w:rPr>
                <w:t>4,5-a</w:t>
              </w:r>
            </w:ins>
            <w:del w:id="721" w:author="Editor" w:date="2021-07-20T07:39:33Z">
              <w:r w:rsidRPr="006F1912">
                <w:rPr>
                  <w:sz w:val="16"/>
                  <w:lang w:val="en-GB"/>
                </w:rPr>
                <w:delText>4, 5-a</w:delText>
              </w:r>
            </w:del>
            <w:r w:rsidRPr="006F1912">
              <w:rPr>
                <w:sz w:val="16"/>
                <w:lang w:val="en-GB"/>
              </w:rPr>
              <w:t>ctor</w:t>
            </w:r>
          </w:p>
        </w:tc>
        <w:tc>
          <w:tcPr>
            <w:tcW w:w="0" w:type="auto"/>
            <w:tcBorders>
              <w:top w:val="single" w:sz="4" w:space="0" w:color="auto"/>
              <w:bottom w:val="single" w:sz="8" w:space="0" w:color="auto"/>
            </w:tcBorders>
          </w:tcPr>
          <w:p w:rsidR="00F82B8E" w:rsidRPr="00B74C36" w:rsidP="00F82B8E" w14:paraId="2295ABBB" w14:textId="23B1F385">
            <w:pPr>
              <w:spacing w:line="240" w:lineRule="auto"/>
              <w:ind w:firstLine="0" w:firstLineChars="0"/>
              <w:jc w:val="center"/>
              <w:rPr>
                <w:sz w:val="16"/>
              </w:rPr>
            </w:pPr>
            <w:r w:rsidRPr="00B74C36">
              <w:rPr>
                <w:sz w:val="16"/>
                <w:lang w:val="en-GB"/>
              </w:rPr>
              <w:t>5,000</w:t>
            </w:r>
          </w:p>
        </w:tc>
      </w:tr>
    </w:tbl>
    <w:p w:rsidR="00EB6B8F" w:rsidP="00A85EF0" w14:paraId="2A566FA7" w14:textId="19DF17E3">
      <w:pPr>
        <w:ind w:firstLine="360"/>
      </w:pPr>
      <w:r w:rsidRPr="00653483">
        <w:rPr>
          <w:lang w:val="en-GB"/>
        </w:rPr>
        <w:t xml:space="preserve">Because the control group algorithm </w:t>
      </w:r>
      <w:del w:id="722" w:author="Editor 2" w:date="2021-07-20T07:39:17Z">
        <w:r w:rsidRPr="00653483">
          <w:rPr>
            <w:lang w:val="en-GB"/>
          </w:rPr>
          <w:delText>can't</w:delText>
        </w:r>
      </w:del>
      <w:ins w:id="72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cannot</w:t>
        </w:r>
      </w:ins>
      <w:r w:rsidRPr="00653483">
        <w:rPr>
          <w:lang w:val="en-GB"/>
        </w:rPr>
        <w:t xml:space="preserve"> test all the scenarios in an experiment, the overall success rate in Experiment 4 is obtained by averaging the success rates of each scenario type in Experiments 1, 2 and 3. It can be seen from</w:t>
      </w:r>
      <w:r w:rsidRPr="00653483">
        <w:rPr>
          <w:lang w:val="en-GB"/>
        </w:rPr>
        <w:t xml:space="preserve"> </w:t>
      </w:r>
      <w:r>
        <w:fldChar w:fldCharType="begin"/>
      </w:r>
      <w:r>
        <w:rPr>
          <w:lang w:val="en-GB"/>
        </w:rPr>
        <w:instrText xml:space="preserve"> </w:instrText>
      </w:r>
      <w:r>
        <w:rPr>
          <w:rFonts w:hint="eastAsia"/>
          <w:lang w:val="en-GB"/>
        </w:rPr>
        <w:instrText>REF _Ref73699322 \h</w:instrText>
      </w:r>
      <w:r>
        <w:rPr>
          <w:lang w:val="en-GB"/>
        </w:rPr>
        <w:instrText xml:space="preserve"> </w:instrText>
      </w:r>
      <w:r>
        <w:fldChar w:fldCharType="separate"/>
      </w:r>
      <w:r>
        <w:rPr>
          <w:lang w:val="en-GB"/>
        </w:rPr>
        <w:t xml:space="preserve">Figure </w:t>
      </w:r>
      <w:r>
        <w:rPr>
          <w:noProof/>
          <w:lang w:val="en-GB"/>
        </w:rPr>
        <w:t>15</w:t>
      </w:r>
      <w:r>
        <w:fldChar w:fldCharType="end"/>
      </w:r>
      <w:r w:rsidRPr="00B133F7">
        <w:rPr>
          <w:lang w:val="en-GB"/>
        </w:rPr>
        <w:t xml:space="preserve"> that during the training process, the success rate of the test set gradually increases and then converges. Under the same test conditions, the success rate of the experimental group </w:t>
      </w:r>
      <w:del w:id="724" w:author="Editor 2" w:date="2021-07-20T07:39:17Z">
        <w:r w:rsidRPr="00B133F7">
          <w:rPr>
            <w:lang w:val="en-GB"/>
          </w:rPr>
          <w:delText>is</w:delText>
        </w:r>
      </w:del>
      <w:ins w:id="72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was</w:t>
        </w:r>
      </w:ins>
      <w:r w:rsidRPr="00B133F7">
        <w:rPr>
          <w:lang w:val="en-GB"/>
        </w:rPr>
        <w:t xml:space="preserve"> higher than that of the control group. Both the training curve and the result of</w:t>
      </w:r>
      <w:ins w:id="72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B133F7">
        <w:rPr>
          <w:lang w:val="en-GB"/>
        </w:rPr>
        <w:t xml:space="preserve"> performance test show that the dynamic expansion mechanism can not only solve different </w:t>
      </w:r>
      <w:del w:id="727" w:author="Editor 2" w:date="2021-07-20T07:39:17Z">
        <w:r w:rsidRPr="00B133F7">
          <w:rPr>
            <w:lang w:val="en-GB"/>
          </w:rPr>
          <w:delText>number of multi-actor</w:delText>
        </w:r>
      </w:del>
      <w:ins w:id="72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 of multiactor</w:t>
        </w:r>
      </w:ins>
      <w:r w:rsidRPr="00B133F7">
        <w:rPr>
          <w:lang w:val="en-GB"/>
        </w:rPr>
        <w:t xml:space="preserve"> conflicts</w:t>
      </w:r>
      <w:del w:id="729" w:author="Editor 2" w:date="2021-07-20T07:39:17Z">
        <w:r w:rsidRPr="00B133F7">
          <w:rPr>
            <w:lang w:val="en-GB"/>
          </w:rPr>
          <w:delText>,</w:delText>
        </w:r>
      </w:del>
      <w:r w:rsidRPr="00B133F7">
        <w:rPr>
          <w:lang w:val="en-GB"/>
        </w:rPr>
        <w:t xml:space="preserve"> but </w:t>
      </w:r>
      <w:del w:id="730" w:author="Editor 2" w:date="2021-07-20T07:39:17Z">
        <w:r w:rsidRPr="00B133F7">
          <w:rPr>
            <w:lang w:val="en-GB"/>
          </w:rPr>
          <w:delText>makes the resolution model have a better generalization performance</w:delText>
        </w:r>
      </w:del>
      <w:ins w:id="73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also improve the generalization performance of the resolution model</w:t>
        </w:r>
      </w:ins>
      <w:r w:rsidRPr="00B133F7">
        <w:rPr>
          <w:lang w:val="en-GB"/>
        </w:rPr>
        <w:t>.</w:t>
      </w:r>
    </w:p>
    <w:p w:rsidR="00A85EF0" w:rsidP="00FF57E9" w14:paraId="2DFE28A5" w14:textId="68C2315E">
      <w:pPr>
        <w:keepNext/>
        <w:spacing w:line="240" w:lineRule="auto"/>
        <w:ind w:firstLine="0" w:firstLineChars="0"/>
        <w:jc w:val="center"/>
      </w:pPr>
      <w:r w:rsidRPr="00A85EF0">
        <w:rPr>
          <w:noProof/>
        </w:rPr>
        <w:drawing>
          <wp:inline distT="0" distB="0" distL="0" distR="0">
            <wp:extent cx="5274310" cy="3322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599" name=""/>
                    <pic:cNvPicPr/>
                  </pic:nvPicPr>
                  <pic:blipFill>
                    <a:blip xmlns:r="http://schemas.openxmlformats.org/officeDocument/2006/relationships" r:embed="rId275"/>
                    <a:stretch>
                      <a:fillRect/>
                    </a:stretch>
                  </pic:blipFill>
                  <pic:spPr>
                    <a:xfrm>
                      <a:off x="0" y="0"/>
                      <a:ext cx="5274310" cy="3322320"/>
                    </a:xfrm>
                    <a:prstGeom prst="rect">
                      <a:avLst/>
                    </a:prstGeom>
                  </pic:spPr>
                </pic:pic>
              </a:graphicData>
            </a:graphic>
          </wp:inline>
        </w:drawing>
      </w:r>
    </w:p>
    <w:p w:rsidR="00623169" w:rsidRPr="00140AE8" w:rsidP="00140AE8" w14:paraId="28100C52" w14:textId="3EB9FE50">
      <w:pPr>
        <w:pStyle w:val="Figure"/>
        <w:spacing w:after="156"/>
      </w:pPr>
      <w:bookmarkStart w:id="732" w:name="_Ref73699322"/>
      <w:r w:rsidRPr="00140AE8">
        <w:rPr>
          <w:lang w:val="en-GB"/>
        </w:rPr>
        <w:t>Figure</w:t>
      </w:r>
      <w:r w:rsidRPr="00140AE8">
        <w:rPr>
          <w:lang w:val="en-GB"/>
        </w:rPr>
        <w:t xml:space="preserve"> </w:t>
      </w:r>
      <w:r w:rsidRPr="00140AE8" w:rsidR="00173D6F">
        <w:fldChar w:fldCharType="begin"/>
      </w:r>
      <w:r w:rsidRPr="00140AE8" w:rsidR="00173D6F">
        <w:rPr>
          <w:lang w:val="en-GB"/>
        </w:rPr>
        <w:instrText xml:space="preserve"> </w:instrText>
      </w:r>
      <w:r w:rsidRPr="00140AE8" w:rsidR="00173D6F">
        <w:rPr>
          <w:lang w:val="en-GB"/>
        </w:rPr>
        <w:instrText xml:space="preserve">SEQ Figure \* ARABIC </w:instrText>
      </w:r>
      <w:r w:rsidRPr="00140AE8" w:rsidR="00173D6F">
        <w:fldChar w:fldCharType="separate"/>
      </w:r>
      <w:r w:rsidRPr="00140AE8" w:rsidR="00BD7E3A">
        <w:rPr>
          <w:lang w:val="en-GB"/>
        </w:rPr>
        <w:t>14</w:t>
      </w:r>
      <w:r w:rsidRPr="00140AE8" w:rsidR="00173D6F">
        <w:fldChar w:fldCharType="end"/>
      </w:r>
      <w:bookmarkEnd w:id="732"/>
      <w:r w:rsidRPr="00140AE8" w:rsidR="00140AE8">
        <w:rPr>
          <w:lang w:val="en-GB"/>
        </w:rPr>
        <w:t xml:space="preserve">. The success rate with the increase </w:t>
      </w:r>
      <w:del w:id="733" w:author="Editor 2" w:date="2021-07-20T07:39:17Z">
        <w:r w:rsidRPr="00140AE8" w:rsidR="00140AE8">
          <w:rPr>
            <w:lang w:val="en-GB"/>
          </w:rPr>
          <w:delText>of</w:delText>
        </w:r>
      </w:del>
      <w:ins w:id="734"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140AE8" w:rsidR="00140AE8">
        <w:rPr>
          <w:lang w:val="en-GB"/>
        </w:rPr>
        <w:t xml:space="preserve"> training episodes: a) 3-actor conflict; b) 4-actor conflict; c) 5-actor conflict; d) The overall average success rate.</w:t>
      </w:r>
    </w:p>
    <w:p w:rsidR="008B092F" w:rsidP="00A33729" w14:paraId="3B2551B8" w14:textId="62853C70">
      <w:pPr>
        <w:pStyle w:val="Heading2"/>
      </w:pPr>
      <w:bookmarkStart w:id="735" w:name="_Ref76721451"/>
      <w:r>
        <w:rPr>
          <w:rFonts w:hint="eastAsia"/>
          <w:lang w:val="en-GB"/>
        </w:rPr>
        <w:t>Multi-models</w:t>
      </w:r>
      <w:r w:rsidRPr="008B092F">
        <w:rPr>
          <w:lang w:val="en-GB"/>
        </w:rPr>
        <w:t xml:space="preserve"> </w:t>
      </w:r>
      <w:r>
        <w:rPr>
          <w:rFonts w:hint="eastAsia"/>
          <w:lang w:val="en-GB"/>
        </w:rPr>
        <w:t>Validating</w:t>
      </w:r>
      <w:bookmarkEnd w:id="735"/>
    </w:p>
    <w:p w:rsidR="008D15E5" w:rsidP="008D15E5" w14:paraId="1211958E" w14:textId="1FD3A857">
      <w:pPr>
        <w:ind w:firstLine="360"/>
      </w:pPr>
      <w:r>
        <w:rPr>
          <w:lang w:val="en-GB"/>
        </w:rPr>
        <w:t xml:space="preserve">The purpose of this experiment is to verify the effectiveness of combining multiple </w:t>
      </w:r>
      <w:del w:id="736" w:author="Editor 2" w:date="2021-07-20T07:39:17Z">
        <w:r>
          <w:rPr>
            <w:lang w:val="en-GB"/>
          </w:rPr>
          <w:delText xml:space="preserve">sub models </w:delText>
        </w:r>
      </w:del>
      <w:ins w:id="73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Pr>
          <w:lang w:val="en-GB"/>
        </w:rPr>
        <w:t xml:space="preserve">with different and fixed execution </w:t>
      </w:r>
      <w:del w:id="738" w:author="Editor 2" w:date="2021-07-20T07:39:17Z">
        <w:r>
          <w:rPr>
            <w:lang w:val="en-GB"/>
          </w:rPr>
          <w:delText>time</w:delText>
        </w:r>
      </w:del>
      <w:ins w:id="73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times</w:t>
        </w:r>
      </w:ins>
      <w:r>
        <w:rPr>
          <w:lang w:val="en-GB"/>
        </w:rPr>
        <w:t xml:space="preserve"> into a single model. The experimental algorithm is</w:t>
      </w:r>
      <w:ins w:id="74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Pr>
          <w:lang w:val="en-GB"/>
        </w:rPr>
        <w:t xml:space="preserve"> MADDPG algorithm</w:t>
      </w:r>
      <w:ins w:id="74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which can be dynamically extended. The experimental design is as follows:</w:t>
      </w:r>
    </w:p>
    <w:p w:rsidR="008D15E5" w:rsidP="00727FC8" w14:paraId="47A323DB" w14:textId="68A29B37">
      <w:pPr>
        <w:pStyle w:val="Caption"/>
        <w:keepNext/>
        <w:spacing w:before="156" w:beforeLines="50" w:line="240" w:lineRule="auto"/>
        <w:ind w:left="425" w:right="425" w:firstLine="0" w:firstLineChars="0"/>
      </w:pPr>
      <w:bookmarkStart w:id="742" w:name="_Ref76566012"/>
      <w:r>
        <w:rPr>
          <w:lang w:val="en-GB"/>
        </w:rPr>
        <w:t>Table</w:t>
      </w:r>
      <w:r>
        <w:rPr>
          <w:lang w:val="en-GB"/>
        </w:rPr>
        <w:t xml:space="preserve"> </w:t>
      </w:r>
      <w:r>
        <w:rPr>
          <w:noProof/>
        </w:rPr>
        <w:fldChar w:fldCharType="begin"/>
      </w:r>
      <w:r>
        <w:rPr>
          <w:noProof/>
          <w:lang w:val="en-GB"/>
        </w:rPr>
        <w:instrText xml:space="preserve"> </w:instrText>
      </w:r>
      <w:r>
        <w:rPr>
          <w:noProof/>
          <w:lang w:val="en-GB"/>
        </w:rPr>
        <w:instrText xml:space="preserve">SEQ Table \* ARABIC </w:instrText>
      </w:r>
      <w:r>
        <w:rPr>
          <w:noProof/>
        </w:rPr>
        <w:fldChar w:fldCharType="separate"/>
      </w:r>
      <w:r w:rsidR="00A9435E">
        <w:rPr>
          <w:noProof/>
          <w:lang w:val="en-GB"/>
        </w:rPr>
        <w:t>7</w:t>
      </w:r>
      <w:r>
        <w:rPr>
          <w:noProof/>
        </w:rPr>
        <w:fldChar w:fldCharType="end"/>
      </w:r>
      <w:bookmarkEnd w:id="742"/>
      <w:r w:rsidR="00A9435E">
        <w:rPr>
          <w:rFonts w:hint="eastAsia"/>
          <w:lang w:val="en-GB"/>
        </w:rPr>
        <w:t>：Design</w:t>
      </w:r>
      <w:r w:rsidR="00A9435E">
        <w:rPr>
          <w:lang w:val="en-GB"/>
        </w:rPr>
        <w:t xml:space="preserve"> of </w:t>
      </w:r>
      <w:del w:id="743" w:author="Editor 2" w:date="2021-07-20T07:39:17Z">
        <w:r w:rsidR="00A9435E">
          <w:rPr>
            <w:lang w:val="en-GB"/>
          </w:rPr>
          <w:delText>Multi-models Validating</w:delText>
        </w:r>
      </w:del>
      <w:ins w:id="744"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0"/>
            <w:highlight w:val="none"/>
            <w:u w:val="none" w:color="auto"/>
            <w:effect w:val="none"/>
            <w:vertAlign w:val="baseline"/>
            <w:rtl w:val="0"/>
            <w:cs w:val="0"/>
            <w:lang w:val="en-GB" w:eastAsia="zh-CN" w:bidi="ar-SA"/>
          </w:rPr>
          <w:t>multimodel validation</w:t>
        </w:r>
      </w:ins>
      <w:r w:rsidR="00A9435E">
        <w:rPr>
          <w:lang w:val="en-GB"/>
        </w:rPr>
        <w:t xml:space="preserve"> experiment</w:t>
      </w:r>
      <w:r w:rsidR="00A9435E">
        <w:rPr>
          <w:rFonts w:hint="eastAsia"/>
          <w:lang w:val="en-GB"/>
        </w:rPr>
        <w:t xml:space="preserve"> </w:t>
      </w:r>
      <w:r w:rsidR="00A9435E">
        <w:rPr>
          <w:lang w:val="en-GB"/>
        </w:rPr>
        <w:t>(</w:t>
      </w:r>
      <w:r>
        <w:rPr>
          <w:position w:val="-12"/>
        </w:rPr>
        <w:object>
          <v:shape id="_x0000_i1155" type="#_x0000_t75" style="width:11.05pt;height:15pt" o:oleicon="f" o:ole="">
            <v:imagedata r:id="rId276" o:title=""/>
          </v:shape>
          <o:OLEObject Type="Embed" ProgID="Equation.DSMT4" ShapeID="_x0000_i1155" DrawAspect="Content" ObjectID="_1687666102" r:id="rId277"/>
        </w:object>
      </w:r>
      <w:r w:rsidR="004121F5">
        <w:rPr>
          <w:lang w:val="en-GB"/>
        </w:rPr>
        <w:t xml:space="preserve">, </w:t>
      </w:r>
      <w:r>
        <w:rPr>
          <w:position w:val="-12"/>
        </w:rPr>
        <w:object>
          <v:shape id="_x0000_i1156" type="#_x0000_t75" style="width:11.95pt;height:15pt" o:oleicon="f" o:ole="">
            <v:imagedata r:id="rId278" o:title=""/>
          </v:shape>
          <o:OLEObject Type="Embed" ProgID="Equation.DSMT4" ShapeID="_x0000_i1156" DrawAspect="Content" ObjectID="_1687666103" r:id="rId279"/>
        </w:object>
      </w:r>
      <w:r w:rsidR="004121F5">
        <w:rPr>
          <w:lang w:val="en-GB"/>
        </w:rPr>
        <w:t xml:space="preserve"> and</w:t>
      </w:r>
      <w:r w:rsidR="004121F5">
        <w:rPr>
          <w:lang w:val="en-GB"/>
        </w:rPr>
        <w:t xml:space="preserve"> </w:t>
      </w:r>
      <w:r>
        <w:rPr>
          <w:position w:val="-12"/>
        </w:rPr>
        <w:object>
          <v:shape id="_x0000_i1157" type="#_x0000_t75" style="width:11.95pt;height:15pt" o:oleicon="f" o:ole="">
            <v:imagedata r:id="rId280" o:title=""/>
          </v:shape>
          <o:OLEObject Type="Embed" ProgID="Equation.DSMT4" ShapeID="_x0000_i1157" DrawAspect="Content" ObjectID="_1687666104" r:id="rId281"/>
        </w:object>
      </w:r>
      <w:r w:rsidR="00A9435E">
        <w:rPr>
          <w:lang w:val="en-GB"/>
        </w:rPr>
        <w:t xml:space="preserve"> see</w:t>
      </w:r>
      <w:r w:rsidR="00A9435E">
        <w:rPr>
          <w:lang w:val="en-GB"/>
        </w:rPr>
        <w:t xml:space="preserve"> </w:t>
      </w:r>
      <w:r w:rsidR="00A9435E">
        <w:fldChar w:fldCharType="begin"/>
      </w:r>
      <w:r w:rsidR="00A9435E">
        <w:rPr>
          <w:lang w:val="en-GB"/>
        </w:rPr>
        <w:instrText xml:space="preserve"> </w:instrText>
      </w:r>
      <w:r w:rsidR="00A9435E">
        <w:rPr>
          <w:lang w:val="en-GB"/>
        </w:rPr>
        <w:instrText xml:space="preserve">REF _Ref76757058 \h </w:instrText>
      </w:r>
      <w:r w:rsidR="00A9435E">
        <w:fldChar w:fldCharType="separate"/>
      </w:r>
      <w:r w:rsidR="00A9435E">
        <w:rPr>
          <w:lang w:val="en-GB"/>
        </w:rPr>
        <w:t xml:space="preserve">Figure </w:t>
      </w:r>
      <w:r w:rsidR="00A9435E">
        <w:rPr>
          <w:noProof/>
          <w:lang w:val="en-GB"/>
        </w:rPr>
        <w:t>3</w:t>
      </w:r>
      <w:r w:rsidR="00A9435E">
        <w:fldChar w:fldCharType="end"/>
      </w:r>
      <w:r w:rsidR="00A9435E">
        <w:rPr>
          <w:rFonts w:hint="eastAsia"/>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3"/>
        <w:gridCol w:w="554"/>
        <w:gridCol w:w="554"/>
        <w:gridCol w:w="474"/>
        <w:gridCol w:w="776"/>
      </w:tblGrid>
      <w:tr w14:paraId="064BD606" w14:textId="5509F93B" w:rsidTr="00292006">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jc w:val="center"/>
        </w:trPr>
        <w:tc>
          <w:tcPr>
            <w:tcW w:w="0" w:type="auto"/>
            <w:tcBorders>
              <w:top w:val="single" w:sz="8" w:space="0" w:color="auto"/>
              <w:bottom w:val="single" w:sz="4" w:space="0" w:color="auto"/>
            </w:tcBorders>
            <w:vAlign w:val="center"/>
          </w:tcPr>
          <w:p w:rsidR="00BC606A" w:rsidRPr="00987851" w:rsidP="00BC606A" w14:paraId="0591DAA1" w14:textId="5272384D">
            <w:pPr>
              <w:spacing w:line="240" w:lineRule="auto"/>
              <w:ind w:firstLine="0" w:firstLineChars="0"/>
              <w:jc w:val="center"/>
              <w:rPr>
                <w:sz w:val="16"/>
                <w:szCs w:val="15"/>
              </w:rPr>
            </w:pPr>
            <w:r w:rsidRPr="00987851">
              <w:rPr>
                <w:rFonts w:hint="eastAsia"/>
                <w:sz w:val="16"/>
                <w:szCs w:val="15"/>
                <w:lang w:val="en-GB"/>
              </w:rPr>
              <w:t>E</w:t>
            </w:r>
            <w:r w:rsidRPr="00987851">
              <w:rPr>
                <w:sz w:val="16"/>
                <w:szCs w:val="15"/>
                <w:lang w:val="en-GB"/>
              </w:rPr>
              <w:t>xperiment</w:t>
            </w:r>
          </w:p>
          <w:p w:rsidR="008E5F28" w:rsidRPr="00987851" w:rsidP="00BC606A" w14:paraId="58A35609" w14:textId="691C811B">
            <w:pPr>
              <w:spacing w:line="240" w:lineRule="auto"/>
              <w:ind w:firstLine="0" w:firstLineChars="0"/>
              <w:jc w:val="center"/>
              <w:rPr>
                <w:sz w:val="16"/>
                <w:szCs w:val="15"/>
              </w:rPr>
            </w:pPr>
            <w:r w:rsidRPr="00987851">
              <w:rPr>
                <w:sz w:val="16"/>
                <w:szCs w:val="15"/>
                <w:lang w:val="en-GB"/>
              </w:rPr>
              <w:t>number</w:t>
            </w:r>
          </w:p>
        </w:tc>
        <w:tc>
          <w:tcPr>
            <w:tcW w:w="0" w:type="auto"/>
            <w:tcBorders>
              <w:top w:val="single" w:sz="8" w:space="0" w:color="auto"/>
              <w:bottom w:val="single" w:sz="4" w:space="0" w:color="auto"/>
            </w:tcBorders>
            <w:vAlign w:val="center"/>
          </w:tcPr>
          <w:p w:rsidR="008E5F28" w:rsidRPr="00987851" w:rsidP="0009484F" w14:paraId="0D286A12" w14:textId="5C9E5B3E">
            <w:pPr>
              <w:spacing w:line="240" w:lineRule="auto"/>
              <w:ind w:firstLine="0" w:firstLineChars="0"/>
              <w:jc w:val="center"/>
              <w:rPr>
                <w:sz w:val="16"/>
                <w:szCs w:val="15"/>
              </w:rPr>
            </w:pPr>
            <w:r>
              <w:rPr>
                <w:position w:val="-12"/>
              </w:rPr>
              <w:object>
                <v:shape id="_x0000_i1158" type="#_x0000_t75" style="width:11.05pt;height:15pt" o:oleicon="f" o:ole="">
                  <v:imagedata r:id="rId282" o:title=""/>
                </v:shape>
                <o:OLEObject Type="Embed" ProgID="Equation.DSMT4" ShapeID="_x0000_i1158" DrawAspect="Content" ObjectID="_1687666105" r:id="rId283"/>
              </w:object>
            </w:r>
          </w:p>
        </w:tc>
        <w:tc>
          <w:tcPr>
            <w:tcW w:w="0" w:type="auto"/>
            <w:tcBorders>
              <w:top w:val="single" w:sz="8" w:space="0" w:color="auto"/>
              <w:bottom w:val="single" w:sz="4" w:space="0" w:color="auto"/>
            </w:tcBorders>
            <w:vAlign w:val="center"/>
          </w:tcPr>
          <w:p w:rsidR="008E5F28" w:rsidRPr="00987851" w:rsidP="00A024F3" w14:paraId="6279DD00" w14:textId="261FC5B9">
            <w:pPr>
              <w:spacing w:line="240" w:lineRule="auto"/>
              <w:ind w:firstLine="0" w:firstLineChars="0"/>
              <w:jc w:val="center"/>
              <w:rPr>
                <w:sz w:val="16"/>
                <w:szCs w:val="15"/>
              </w:rPr>
            </w:pPr>
            <w:r>
              <w:rPr>
                <w:position w:val="-12"/>
              </w:rPr>
              <w:object>
                <v:shape id="_x0000_i1159" type="#_x0000_t75" style="width:11.95pt;height:15pt" o:oleicon="f" o:ole="">
                  <v:imagedata r:id="rId284" o:title=""/>
                </v:shape>
                <o:OLEObject Type="Embed" ProgID="Equation.DSMT4" ShapeID="_x0000_i1159" DrawAspect="Content" ObjectID="_1687666106" r:id="rId285"/>
              </w:object>
            </w:r>
          </w:p>
        </w:tc>
        <w:tc>
          <w:tcPr>
            <w:tcW w:w="0" w:type="auto"/>
            <w:tcBorders>
              <w:top w:val="single" w:sz="8" w:space="0" w:color="auto"/>
              <w:bottom w:val="single" w:sz="4" w:space="0" w:color="auto"/>
            </w:tcBorders>
            <w:vAlign w:val="center"/>
          </w:tcPr>
          <w:p w:rsidR="008E5F28" w:rsidRPr="00987851" w:rsidP="00A024F3" w14:paraId="3C6AC476" w14:textId="7C106837">
            <w:pPr>
              <w:spacing w:line="240" w:lineRule="auto"/>
              <w:ind w:firstLine="0" w:firstLineChars="0"/>
              <w:jc w:val="center"/>
              <w:rPr>
                <w:sz w:val="16"/>
                <w:szCs w:val="15"/>
              </w:rPr>
            </w:pPr>
            <w:r>
              <w:rPr>
                <w:position w:val="-12"/>
              </w:rPr>
              <w:object>
                <v:shape id="_x0000_i1160" type="#_x0000_t75" style="width:11.95pt;height:15pt" o:oleicon="f" o:ole="">
                  <v:imagedata r:id="rId286" o:title=""/>
                </v:shape>
                <o:OLEObject Type="Embed" ProgID="Equation.DSMT4" ShapeID="_x0000_i1160" DrawAspect="Content" ObjectID="_1687666107" r:id="rId287"/>
              </w:object>
            </w:r>
          </w:p>
        </w:tc>
        <w:tc>
          <w:tcPr>
            <w:tcW w:w="0" w:type="auto"/>
            <w:tcBorders>
              <w:top w:val="single" w:sz="8" w:space="0" w:color="auto"/>
              <w:bottom w:val="single" w:sz="4" w:space="0" w:color="auto"/>
            </w:tcBorders>
            <w:vAlign w:val="center"/>
          </w:tcPr>
          <w:p w:rsidR="00987851" w:rsidRPr="00987851" w:rsidP="00987851" w14:paraId="3E8FD346" w14:textId="77777777">
            <w:pPr>
              <w:spacing w:line="240" w:lineRule="auto"/>
              <w:ind w:firstLine="0" w:firstLineChars="0"/>
              <w:jc w:val="center"/>
              <w:rPr>
                <w:sz w:val="16"/>
                <w:szCs w:val="15"/>
              </w:rPr>
            </w:pPr>
            <w:r w:rsidRPr="00987851">
              <w:rPr>
                <w:sz w:val="16"/>
                <w:szCs w:val="15"/>
                <w:lang w:val="en-GB"/>
              </w:rPr>
              <w:t>Scenario</w:t>
            </w:r>
          </w:p>
          <w:p w:rsidR="008E5F28" w:rsidRPr="00987851" w:rsidP="00987851" w14:paraId="0463DE17" w14:textId="2EA8F4FB">
            <w:pPr>
              <w:spacing w:line="240" w:lineRule="auto"/>
              <w:ind w:firstLine="0" w:firstLineChars="0"/>
              <w:jc w:val="center"/>
              <w:rPr>
                <w:sz w:val="16"/>
                <w:szCs w:val="15"/>
              </w:rPr>
            </w:pPr>
            <w:r w:rsidRPr="00987851">
              <w:rPr>
                <w:sz w:val="16"/>
                <w:szCs w:val="15"/>
                <w:lang w:val="en-GB"/>
              </w:rPr>
              <w:t>number</w:t>
            </w:r>
          </w:p>
        </w:tc>
      </w:tr>
      <w:tr w14:paraId="6386150D" w14:textId="14E20658" w:rsidTr="00A024F3">
        <w:tblPrEx>
          <w:tblW w:w="0" w:type="auto"/>
          <w:jc w:val="center"/>
          <w:tblLook w:val="04A0"/>
        </w:tblPrEx>
        <w:trPr>
          <w:jc w:val="center"/>
        </w:trPr>
        <w:tc>
          <w:tcPr>
            <w:tcW w:w="0" w:type="auto"/>
            <w:tcBorders>
              <w:top w:val="single" w:sz="4" w:space="0" w:color="auto"/>
              <w:bottom w:val="single" w:sz="4" w:space="0" w:color="auto"/>
            </w:tcBorders>
          </w:tcPr>
          <w:p w:rsidR="008E5F28" w:rsidRPr="00987851" w:rsidP="00EF2A92" w14:paraId="265E6A77" w14:textId="77777777">
            <w:pPr>
              <w:spacing w:line="240" w:lineRule="auto"/>
              <w:ind w:firstLine="0" w:firstLineChars="0"/>
              <w:jc w:val="center"/>
              <w:rPr>
                <w:sz w:val="16"/>
              </w:rPr>
            </w:pPr>
            <w:r w:rsidRPr="00987851">
              <w:rPr>
                <w:rFonts w:hint="eastAsia"/>
                <w:sz w:val="16"/>
                <w:lang w:val="en-GB"/>
              </w:rPr>
              <w:t>1</w:t>
            </w:r>
          </w:p>
        </w:tc>
        <w:tc>
          <w:tcPr>
            <w:tcW w:w="0" w:type="auto"/>
            <w:tcBorders>
              <w:top w:val="single" w:sz="4" w:space="0" w:color="auto"/>
              <w:bottom w:val="single" w:sz="4" w:space="0" w:color="auto"/>
            </w:tcBorders>
          </w:tcPr>
          <w:p w:rsidR="008E5F28" w:rsidRPr="00987851" w:rsidP="00EF2A92" w14:paraId="0F27193F" w14:textId="3A2F8F8C">
            <w:pPr>
              <w:spacing w:line="240" w:lineRule="auto"/>
              <w:ind w:firstLine="0" w:firstLineChars="0"/>
              <w:jc w:val="center"/>
              <w:rPr>
                <w:sz w:val="16"/>
              </w:rPr>
            </w:pPr>
            <w:r w:rsidRPr="00987851">
              <w:rPr>
                <w:rFonts w:hint="eastAsia"/>
                <w:i/>
                <w:sz w:val="16"/>
                <w:lang w:val="en-GB"/>
              </w:rPr>
              <w:t>t</w:t>
            </w:r>
            <w:r w:rsidRPr="00987851">
              <w:rPr>
                <w:sz w:val="16"/>
                <w:lang w:val="en-GB"/>
              </w:rPr>
              <w:t>-300</w:t>
            </w:r>
          </w:p>
        </w:tc>
        <w:tc>
          <w:tcPr>
            <w:tcW w:w="0" w:type="auto"/>
            <w:tcBorders>
              <w:top w:val="single" w:sz="4" w:space="0" w:color="auto"/>
              <w:bottom w:val="single" w:sz="4" w:space="0" w:color="auto"/>
            </w:tcBorders>
          </w:tcPr>
          <w:p w:rsidR="008E5F28" w:rsidRPr="00987851" w:rsidP="00EF2A92" w14:paraId="6A003A56" w14:textId="2E867B24">
            <w:pPr>
              <w:spacing w:line="240" w:lineRule="auto"/>
              <w:ind w:firstLine="0" w:firstLineChars="0"/>
              <w:jc w:val="center"/>
              <w:rPr>
                <w:sz w:val="16"/>
              </w:rPr>
            </w:pPr>
            <w:r w:rsidRPr="00987851">
              <w:rPr>
                <w:rFonts w:hint="eastAsia"/>
                <w:i/>
                <w:sz w:val="16"/>
                <w:lang w:val="en-GB"/>
              </w:rPr>
              <w:t>t</w:t>
            </w:r>
            <w:r w:rsidRPr="00987851">
              <w:rPr>
                <w:sz w:val="16"/>
                <w:lang w:val="en-GB"/>
              </w:rPr>
              <w:t>-180</w:t>
            </w:r>
          </w:p>
        </w:tc>
        <w:tc>
          <w:tcPr>
            <w:tcW w:w="0" w:type="auto"/>
            <w:tcBorders>
              <w:top w:val="single" w:sz="4" w:space="0" w:color="auto"/>
              <w:bottom w:val="single" w:sz="4" w:space="0" w:color="auto"/>
            </w:tcBorders>
          </w:tcPr>
          <w:p w:rsidR="008E5F28" w:rsidRPr="00987851" w:rsidP="00EF2A92" w14:paraId="7C2DDAF7" w14:textId="6A7BC723">
            <w:pPr>
              <w:spacing w:line="240" w:lineRule="auto"/>
              <w:ind w:firstLine="0" w:firstLineChars="0"/>
              <w:jc w:val="center"/>
              <w:rPr>
                <w:sz w:val="16"/>
              </w:rPr>
            </w:pPr>
            <w:r w:rsidRPr="00987851">
              <w:rPr>
                <w:rFonts w:hint="eastAsia"/>
                <w:i/>
                <w:sz w:val="16"/>
                <w:lang w:val="en-GB"/>
              </w:rPr>
              <w:t>t</w:t>
            </w:r>
            <w:r w:rsidRPr="00987851">
              <w:rPr>
                <w:sz w:val="16"/>
                <w:lang w:val="en-GB"/>
              </w:rPr>
              <w:t>-60</w:t>
            </w:r>
          </w:p>
        </w:tc>
        <w:tc>
          <w:tcPr>
            <w:tcW w:w="0" w:type="auto"/>
            <w:tcBorders>
              <w:top w:val="single" w:sz="4" w:space="0" w:color="auto"/>
              <w:bottom w:val="single" w:sz="4" w:space="0" w:color="auto"/>
            </w:tcBorders>
          </w:tcPr>
          <w:p w:rsidR="008E5F28" w:rsidRPr="00987851" w:rsidP="00EF2A92" w14:paraId="7151A078" w14:textId="53579A07">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r w14:paraId="4CDE9E10" w14:textId="099A8E66" w:rsidTr="00A024F3">
        <w:tblPrEx>
          <w:tblW w:w="0" w:type="auto"/>
          <w:jc w:val="center"/>
          <w:tblLook w:val="04A0"/>
        </w:tblPrEx>
        <w:trPr>
          <w:jc w:val="center"/>
        </w:trPr>
        <w:tc>
          <w:tcPr>
            <w:tcW w:w="0" w:type="auto"/>
            <w:tcBorders>
              <w:top w:val="single" w:sz="4" w:space="0" w:color="auto"/>
              <w:bottom w:val="single" w:sz="4" w:space="0" w:color="auto"/>
            </w:tcBorders>
          </w:tcPr>
          <w:p w:rsidR="008E5F28" w:rsidRPr="00987851" w:rsidP="00380CB8" w14:paraId="29E27E7F" w14:textId="77777777">
            <w:pPr>
              <w:spacing w:line="240" w:lineRule="auto"/>
              <w:ind w:firstLine="0" w:firstLineChars="0"/>
              <w:jc w:val="center"/>
              <w:rPr>
                <w:sz w:val="16"/>
              </w:rPr>
            </w:pPr>
            <w:r w:rsidRPr="00987851">
              <w:rPr>
                <w:rFonts w:hint="eastAsia"/>
                <w:sz w:val="16"/>
                <w:lang w:val="en-GB"/>
              </w:rPr>
              <w:t>2</w:t>
            </w:r>
          </w:p>
        </w:tc>
        <w:tc>
          <w:tcPr>
            <w:tcW w:w="0" w:type="auto"/>
            <w:tcBorders>
              <w:top w:val="single" w:sz="4" w:space="0" w:color="auto"/>
              <w:bottom w:val="single" w:sz="4" w:space="0" w:color="auto"/>
            </w:tcBorders>
          </w:tcPr>
          <w:p w:rsidR="008E5F28" w:rsidRPr="00987851" w:rsidP="00380CB8" w14:paraId="711BA1C1" w14:textId="00671A8B">
            <w:pPr>
              <w:spacing w:line="240" w:lineRule="auto"/>
              <w:ind w:firstLine="0" w:firstLineChars="0"/>
              <w:jc w:val="center"/>
              <w:rPr>
                <w:sz w:val="16"/>
              </w:rPr>
            </w:pPr>
            <w:r w:rsidRPr="00987851">
              <w:rPr>
                <w:rFonts w:hint="eastAsia"/>
                <w:i/>
                <w:sz w:val="16"/>
                <w:lang w:val="en-GB"/>
              </w:rPr>
              <w:t>t</w:t>
            </w:r>
            <w:r w:rsidRPr="00987851">
              <w:rPr>
                <w:sz w:val="16"/>
                <w:lang w:val="en-GB"/>
              </w:rPr>
              <w:t>-290</w:t>
            </w:r>
          </w:p>
        </w:tc>
        <w:tc>
          <w:tcPr>
            <w:tcW w:w="0" w:type="auto"/>
            <w:tcBorders>
              <w:top w:val="single" w:sz="4" w:space="0" w:color="auto"/>
              <w:bottom w:val="single" w:sz="4" w:space="0" w:color="auto"/>
            </w:tcBorders>
          </w:tcPr>
          <w:p w:rsidR="008E5F28" w:rsidRPr="00987851" w:rsidP="00380CB8" w14:paraId="4C195E3A" w14:textId="4F5A5030">
            <w:pPr>
              <w:spacing w:line="240" w:lineRule="auto"/>
              <w:ind w:firstLine="0" w:firstLineChars="0"/>
              <w:jc w:val="center"/>
              <w:rPr>
                <w:sz w:val="16"/>
              </w:rPr>
            </w:pPr>
            <w:r w:rsidRPr="00987851">
              <w:rPr>
                <w:rFonts w:hint="eastAsia"/>
                <w:i/>
                <w:sz w:val="16"/>
                <w:lang w:val="en-GB"/>
              </w:rPr>
              <w:t>t</w:t>
            </w:r>
            <w:r w:rsidRPr="00987851">
              <w:rPr>
                <w:sz w:val="16"/>
                <w:lang w:val="en-GB"/>
              </w:rPr>
              <w:t>-170</w:t>
            </w:r>
          </w:p>
        </w:tc>
        <w:tc>
          <w:tcPr>
            <w:tcW w:w="0" w:type="auto"/>
            <w:tcBorders>
              <w:top w:val="single" w:sz="4" w:space="0" w:color="auto"/>
              <w:bottom w:val="single" w:sz="4" w:space="0" w:color="auto"/>
            </w:tcBorders>
          </w:tcPr>
          <w:p w:rsidR="008E5F28" w:rsidRPr="00987851" w:rsidP="00380CB8" w14:paraId="687246FC" w14:textId="13D312EB">
            <w:pPr>
              <w:spacing w:line="240" w:lineRule="auto"/>
              <w:ind w:firstLine="0" w:firstLineChars="0"/>
              <w:jc w:val="center"/>
              <w:rPr>
                <w:sz w:val="16"/>
              </w:rPr>
            </w:pPr>
            <w:r w:rsidRPr="00987851">
              <w:rPr>
                <w:rFonts w:hint="eastAsia"/>
                <w:i/>
                <w:sz w:val="16"/>
                <w:lang w:val="en-GB"/>
              </w:rPr>
              <w:t>t</w:t>
            </w:r>
            <w:r w:rsidRPr="00987851">
              <w:rPr>
                <w:sz w:val="16"/>
                <w:lang w:val="en-GB"/>
              </w:rPr>
              <w:t>-50</w:t>
            </w:r>
          </w:p>
        </w:tc>
        <w:tc>
          <w:tcPr>
            <w:tcW w:w="0" w:type="auto"/>
            <w:tcBorders>
              <w:top w:val="single" w:sz="4" w:space="0" w:color="auto"/>
              <w:bottom w:val="single" w:sz="4" w:space="0" w:color="auto"/>
            </w:tcBorders>
          </w:tcPr>
          <w:p w:rsidR="008E5F28" w:rsidRPr="00987851" w:rsidP="00380CB8" w14:paraId="4045B286" w14:textId="25F077F9">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r w14:paraId="058DD9B6" w14:textId="34646BC0" w:rsidTr="00A024F3">
        <w:tblPrEx>
          <w:tblW w:w="0" w:type="auto"/>
          <w:jc w:val="center"/>
          <w:tblLook w:val="04A0"/>
        </w:tblPrEx>
        <w:trPr>
          <w:jc w:val="center"/>
        </w:trPr>
        <w:tc>
          <w:tcPr>
            <w:tcW w:w="0" w:type="auto"/>
            <w:tcBorders>
              <w:top w:val="single" w:sz="4" w:space="0" w:color="auto"/>
              <w:bottom w:val="single" w:sz="4" w:space="0" w:color="auto"/>
            </w:tcBorders>
          </w:tcPr>
          <w:p w:rsidR="008E5F28" w:rsidRPr="00987851" w:rsidP="00380CB8" w14:paraId="61986C8A" w14:textId="2DE5C142">
            <w:pPr>
              <w:spacing w:line="240" w:lineRule="auto"/>
              <w:ind w:firstLine="0" w:firstLineChars="0"/>
              <w:jc w:val="center"/>
              <w:rPr>
                <w:sz w:val="16"/>
              </w:rPr>
            </w:pPr>
            <w:r w:rsidRPr="00987851">
              <w:rPr>
                <w:rFonts w:hint="eastAsia"/>
                <w:sz w:val="16"/>
                <w:lang w:val="en-GB"/>
              </w:rPr>
              <w:t>3</w:t>
            </w:r>
          </w:p>
        </w:tc>
        <w:tc>
          <w:tcPr>
            <w:tcW w:w="0" w:type="auto"/>
            <w:tcBorders>
              <w:top w:val="single" w:sz="4" w:space="0" w:color="auto"/>
              <w:bottom w:val="single" w:sz="4" w:space="0" w:color="auto"/>
            </w:tcBorders>
          </w:tcPr>
          <w:p w:rsidR="008E5F28" w:rsidRPr="00987851" w:rsidP="00380CB8" w14:paraId="2F88C8FE" w14:textId="43A572AD">
            <w:pPr>
              <w:spacing w:line="240" w:lineRule="auto"/>
              <w:ind w:firstLine="0" w:firstLineChars="0"/>
              <w:jc w:val="center"/>
              <w:rPr>
                <w:sz w:val="16"/>
              </w:rPr>
            </w:pPr>
            <w:r w:rsidRPr="00987851">
              <w:rPr>
                <w:rFonts w:hint="eastAsia"/>
                <w:i/>
                <w:sz w:val="16"/>
                <w:lang w:val="en-GB"/>
              </w:rPr>
              <w:t>t</w:t>
            </w:r>
            <w:r w:rsidRPr="00987851">
              <w:rPr>
                <w:sz w:val="16"/>
                <w:lang w:val="en-GB"/>
              </w:rPr>
              <w:t>-280</w:t>
            </w:r>
          </w:p>
        </w:tc>
        <w:tc>
          <w:tcPr>
            <w:tcW w:w="0" w:type="auto"/>
            <w:tcBorders>
              <w:top w:val="single" w:sz="4" w:space="0" w:color="auto"/>
              <w:bottom w:val="single" w:sz="4" w:space="0" w:color="auto"/>
            </w:tcBorders>
          </w:tcPr>
          <w:p w:rsidR="008E5F28" w:rsidRPr="00987851" w:rsidP="00380CB8" w14:paraId="2D939077" w14:textId="27A17C13">
            <w:pPr>
              <w:spacing w:line="240" w:lineRule="auto"/>
              <w:ind w:firstLine="0" w:firstLineChars="0"/>
              <w:jc w:val="center"/>
              <w:rPr>
                <w:sz w:val="16"/>
              </w:rPr>
            </w:pPr>
            <w:r w:rsidRPr="00987851">
              <w:rPr>
                <w:rFonts w:hint="eastAsia"/>
                <w:i/>
                <w:sz w:val="16"/>
                <w:lang w:val="en-GB"/>
              </w:rPr>
              <w:t>t</w:t>
            </w:r>
            <w:r w:rsidRPr="00987851">
              <w:rPr>
                <w:sz w:val="16"/>
                <w:lang w:val="en-GB"/>
              </w:rPr>
              <w:t>-160</w:t>
            </w:r>
          </w:p>
        </w:tc>
        <w:tc>
          <w:tcPr>
            <w:tcW w:w="0" w:type="auto"/>
            <w:tcBorders>
              <w:top w:val="single" w:sz="4" w:space="0" w:color="auto"/>
              <w:bottom w:val="single" w:sz="4" w:space="0" w:color="auto"/>
            </w:tcBorders>
          </w:tcPr>
          <w:p w:rsidR="008E5F28" w:rsidRPr="00987851" w:rsidP="00380CB8" w14:paraId="1E4F8BCC" w14:textId="24B5098B">
            <w:pPr>
              <w:spacing w:line="240" w:lineRule="auto"/>
              <w:ind w:firstLine="0" w:firstLineChars="0"/>
              <w:jc w:val="center"/>
              <w:rPr>
                <w:sz w:val="16"/>
              </w:rPr>
            </w:pPr>
            <w:r w:rsidRPr="00987851">
              <w:rPr>
                <w:rFonts w:hint="eastAsia"/>
                <w:i/>
                <w:sz w:val="16"/>
                <w:lang w:val="en-GB"/>
              </w:rPr>
              <w:t>t</w:t>
            </w:r>
            <w:r w:rsidRPr="00987851">
              <w:rPr>
                <w:sz w:val="16"/>
                <w:lang w:val="en-GB"/>
              </w:rPr>
              <w:t>-40</w:t>
            </w:r>
          </w:p>
        </w:tc>
        <w:tc>
          <w:tcPr>
            <w:tcW w:w="0" w:type="auto"/>
            <w:tcBorders>
              <w:top w:val="single" w:sz="4" w:space="0" w:color="auto"/>
              <w:bottom w:val="single" w:sz="4" w:space="0" w:color="auto"/>
            </w:tcBorders>
          </w:tcPr>
          <w:p w:rsidR="008E5F28" w:rsidRPr="00987851" w:rsidP="00380CB8" w14:paraId="2C27950D" w14:textId="05113602">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r w14:paraId="1B819EF4" w14:textId="3F5D536D" w:rsidTr="00A024F3">
        <w:tblPrEx>
          <w:tblW w:w="0" w:type="auto"/>
          <w:jc w:val="center"/>
          <w:tblLook w:val="04A0"/>
        </w:tblPrEx>
        <w:trPr>
          <w:jc w:val="center"/>
        </w:trPr>
        <w:tc>
          <w:tcPr>
            <w:tcW w:w="0" w:type="auto"/>
            <w:tcBorders>
              <w:top w:val="single" w:sz="4" w:space="0" w:color="auto"/>
              <w:bottom w:val="single" w:sz="4" w:space="0" w:color="auto"/>
            </w:tcBorders>
          </w:tcPr>
          <w:p w:rsidR="008E5F28" w:rsidRPr="00987851" w:rsidP="00380CB8" w14:paraId="3C9091D8" w14:textId="773C59AD">
            <w:pPr>
              <w:spacing w:line="240" w:lineRule="auto"/>
              <w:ind w:firstLine="0" w:firstLineChars="0"/>
              <w:jc w:val="center"/>
              <w:rPr>
                <w:sz w:val="16"/>
              </w:rPr>
            </w:pPr>
            <w:r w:rsidRPr="00987851">
              <w:rPr>
                <w:sz w:val="16"/>
                <w:lang w:val="en-GB"/>
              </w:rPr>
              <w:t>4</w:t>
            </w:r>
          </w:p>
        </w:tc>
        <w:tc>
          <w:tcPr>
            <w:tcW w:w="0" w:type="auto"/>
            <w:tcBorders>
              <w:top w:val="single" w:sz="4" w:space="0" w:color="auto"/>
              <w:bottom w:val="single" w:sz="4" w:space="0" w:color="auto"/>
            </w:tcBorders>
          </w:tcPr>
          <w:p w:rsidR="008E5F28" w:rsidRPr="00987851" w:rsidP="00380CB8" w14:paraId="1137EE9A" w14:textId="0A67F4AE">
            <w:pPr>
              <w:spacing w:line="240" w:lineRule="auto"/>
              <w:ind w:firstLine="0" w:firstLineChars="0"/>
              <w:jc w:val="center"/>
              <w:rPr>
                <w:sz w:val="16"/>
              </w:rPr>
            </w:pPr>
            <w:r w:rsidRPr="00987851">
              <w:rPr>
                <w:rFonts w:hint="eastAsia"/>
                <w:i/>
                <w:sz w:val="16"/>
                <w:lang w:val="en-GB"/>
              </w:rPr>
              <w:t>t</w:t>
            </w:r>
            <w:r w:rsidRPr="00987851">
              <w:rPr>
                <w:sz w:val="16"/>
                <w:lang w:val="en-GB"/>
              </w:rPr>
              <w:t>-270</w:t>
            </w:r>
          </w:p>
        </w:tc>
        <w:tc>
          <w:tcPr>
            <w:tcW w:w="0" w:type="auto"/>
            <w:tcBorders>
              <w:top w:val="single" w:sz="4" w:space="0" w:color="auto"/>
              <w:bottom w:val="single" w:sz="4" w:space="0" w:color="auto"/>
            </w:tcBorders>
          </w:tcPr>
          <w:p w:rsidR="008E5F28" w:rsidRPr="00987851" w:rsidP="00380CB8" w14:paraId="29C94956" w14:textId="169A0FAB">
            <w:pPr>
              <w:spacing w:line="240" w:lineRule="auto"/>
              <w:ind w:firstLine="0" w:firstLineChars="0"/>
              <w:jc w:val="center"/>
              <w:rPr>
                <w:sz w:val="16"/>
              </w:rPr>
            </w:pPr>
            <w:r w:rsidRPr="00987851">
              <w:rPr>
                <w:rFonts w:hint="eastAsia"/>
                <w:i/>
                <w:sz w:val="16"/>
                <w:lang w:val="en-GB"/>
              </w:rPr>
              <w:t>t</w:t>
            </w:r>
            <w:r w:rsidRPr="00987851">
              <w:rPr>
                <w:sz w:val="16"/>
                <w:lang w:val="en-GB"/>
              </w:rPr>
              <w:t>-150</w:t>
            </w:r>
          </w:p>
        </w:tc>
        <w:tc>
          <w:tcPr>
            <w:tcW w:w="0" w:type="auto"/>
            <w:tcBorders>
              <w:top w:val="single" w:sz="4" w:space="0" w:color="auto"/>
              <w:bottom w:val="single" w:sz="4" w:space="0" w:color="auto"/>
            </w:tcBorders>
          </w:tcPr>
          <w:p w:rsidR="008E5F28" w:rsidRPr="00987851" w:rsidP="00380CB8" w14:paraId="21D06FCC" w14:textId="56C1D4C2">
            <w:pPr>
              <w:spacing w:line="240" w:lineRule="auto"/>
              <w:ind w:firstLine="0" w:firstLineChars="0"/>
              <w:jc w:val="center"/>
              <w:rPr>
                <w:sz w:val="16"/>
              </w:rPr>
            </w:pPr>
            <w:r w:rsidRPr="00987851">
              <w:rPr>
                <w:rFonts w:hint="eastAsia"/>
                <w:i/>
                <w:sz w:val="16"/>
                <w:lang w:val="en-GB"/>
              </w:rPr>
              <w:t>t</w:t>
            </w:r>
            <w:r w:rsidRPr="00987851">
              <w:rPr>
                <w:sz w:val="16"/>
                <w:lang w:val="en-GB"/>
              </w:rPr>
              <w:t>-30</w:t>
            </w:r>
          </w:p>
        </w:tc>
        <w:tc>
          <w:tcPr>
            <w:tcW w:w="0" w:type="auto"/>
            <w:tcBorders>
              <w:top w:val="single" w:sz="4" w:space="0" w:color="auto"/>
              <w:bottom w:val="single" w:sz="4" w:space="0" w:color="auto"/>
            </w:tcBorders>
          </w:tcPr>
          <w:p w:rsidR="008E5F28" w:rsidRPr="00987851" w:rsidP="00380CB8" w14:paraId="247E474A" w14:textId="5409FB43">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r w14:paraId="569488AA" w14:textId="5F27825F" w:rsidTr="00A024F3">
        <w:tblPrEx>
          <w:tblW w:w="0" w:type="auto"/>
          <w:jc w:val="center"/>
          <w:tblLook w:val="04A0"/>
        </w:tblPrEx>
        <w:trPr>
          <w:jc w:val="center"/>
        </w:trPr>
        <w:tc>
          <w:tcPr>
            <w:tcW w:w="0" w:type="auto"/>
            <w:tcBorders>
              <w:top w:val="single" w:sz="4" w:space="0" w:color="auto"/>
              <w:bottom w:val="single" w:sz="4" w:space="0" w:color="auto"/>
            </w:tcBorders>
          </w:tcPr>
          <w:p w:rsidR="008E5F28" w:rsidRPr="00987851" w:rsidP="00380CB8" w14:paraId="1362AE6C" w14:textId="523B6142">
            <w:pPr>
              <w:spacing w:line="240" w:lineRule="auto"/>
              <w:ind w:firstLine="0" w:firstLineChars="0"/>
              <w:jc w:val="center"/>
              <w:rPr>
                <w:sz w:val="16"/>
              </w:rPr>
            </w:pPr>
            <w:r w:rsidRPr="00987851">
              <w:rPr>
                <w:sz w:val="16"/>
                <w:lang w:val="en-GB"/>
              </w:rPr>
              <w:t>5</w:t>
            </w:r>
          </w:p>
        </w:tc>
        <w:tc>
          <w:tcPr>
            <w:tcW w:w="0" w:type="auto"/>
            <w:tcBorders>
              <w:top w:val="single" w:sz="4" w:space="0" w:color="auto"/>
              <w:bottom w:val="single" w:sz="4" w:space="0" w:color="auto"/>
            </w:tcBorders>
          </w:tcPr>
          <w:p w:rsidR="008E5F28" w:rsidRPr="00987851" w:rsidP="00380CB8" w14:paraId="4BCA1A35" w14:textId="414E4C3F">
            <w:pPr>
              <w:spacing w:line="240" w:lineRule="auto"/>
              <w:ind w:firstLine="0" w:firstLineChars="0"/>
              <w:jc w:val="center"/>
              <w:rPr>
                <w:sz w:val="16"/>
              </w:rPr>
            </w:pPr>
            <w:r w:rsidRPr="00987851">
              <w:rPr>
                <w:rFonts w:hint="eastAsia"/>
                <w:i/>
                <w:sz w:val="16"/>
                <w:lang w:val="en-GB"/>
              </w:rPr>
              <w:t>t</w:t>
            </w:r>
            <w:r w:rsidRPr="00987851">
              <w:rPr>
                <w:sz w:val="16"/>
                <w:lang w:val="en-GB"/>
              </w:rPr>
              <w:t>-260</w:t>
            </w:r>
          </w:p>
        </w:tc>
        <w:tc>
          <w:tcPr>
            <w:tcW w:w="0" w:type="auto"/>
            <w:tcBorders>
              <w:top w:val="single" w:sz="4" w:space="0" w:color="auto"/>
              <w:bottom w:val="single" w:sz="4" w:space="0" w:color="auto"/>
            </w:tcBorders>
          </w:tcPr>
          <w:p w:rsidR="008E5F28" w:rsidRPr="00987851" w:rsidP="00380CB8" w14:paraId="235C4D34" w14:textId="0B158375">
            <w:pPr>
              <w:spacing w:line="240" w:lineRule="auto"/>
              <w:ind w:firstLine="0" w:firstLineChars="0"/>
              <w:jc w:val="center"/>
              <w:rPr>
                <w:sz w:val="16"/>
              </w:rPr>
            </w:pPr>
            <w:r w:rsidRPr="00987851">
              <w:rPr>
                <w:rFonts w:hint="eastAsia"/>
                <w:i/>
                <w:sz w:val="16"/>
                <w:lang w:val="en-GB"/>
              </w:rPr>
              <w:t>t</w:t>
            </w:r>
            <w:r w:rsidRPr="00987851">
              <w:rPr>
                <w:sz w:val="16"/>
                <w:lang w:val="en-GB"/>
              </w:rPr>
              <w:t>-140</w:t>
            </w:r>
          </w:p>
        </w:tc>
        <w:tc>
          <w:tcPr>
            <w:tcW w:w="0" w:type="auto"/>
            <w:tcBorders>
              <w:top w:val="single" w:sz="4" w:space="0" w:color="auto"/>
              <w:bottom w:val="single" w:sz="4" w:space="0" w:color="auto"/>
            </w:tcBorders>
          </w:tcPr>
          <w:p w:rsidR="008E5F28" w:rsidRPr="00987851" w:rsidP="00380CB8" w14:paraId="2956DA44" w14:textId="5CD85261">
            <w:pPr>
              <w:spacing w:line="240" w:lineRule="auto"/>
              <w:ind w:firstLine="0" w:firstLineChars="0"/>
              <w:jc w:val="center"/>
              <w:rPr>
                <w:sz w:val="16"/>
              </w:rPr>
            </w:pPr>
            <w:r w:rsidRPr="00987851">
              <w:rPr>
                <w:rFonts w:hint="eastAsia"/>
                <w:i/>
                <w:sz w:val="16"/>
                <w:lang w:val="en-GB"/>
              </w:rPr>
              <w:t>t</w:t>
            </w:r>
            <w:r w:rsidRPr="00987851">
              <w:rPr>
                <w:sz w:val="16"/>
                <w:lang w:val="en-GB"/>
              </w:rPr>
              <w:t>-20</w:t>
            </w:r>
          </w:p>
        </w:tc>
        <w:tc>
          <w:tcPr>
            <w:tcW w:w="0" w:type="auto"/>
            <w:tcBorders>
              <w:top w:val="single" w:sz="4" w:space="0" w:color="auto"/>
              <w:bottom w:val="single" w:sz="4" w:space="0" w:color="auto"/>
            </w:tcBorders>
          </w:tcPr>
          <w:p w:rsidR="008E5F28" w:rsidRPr="00987851" w:rsidP="00380CB8" w14:paraId="5C662B35" w14:textId="7A4A2A45">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r w14:paraId="1E0F239C" w14:textId="5C61AE42" w:rsidTr="00A024F3">
        <w:tblPrEx>
          <w:tblW w:w="0" w:type="auto"/>
          <w:jc w:val="center"/>
          <w:tblLook w:val="04A0"/>
        </w:tblPrEx>
        <w:trPr>
          <w:jc w:val="center"/>
        </w:trPr>
        <w:tc>
          <w:tcPr>
            <w:tcW w:w="0" w:type="auto"/>
            <w:tcBorders>
              <w:top w:val="single" w:sz="4" w:space="0" w:color="auto"/>
              <w:bottom w:val="single" w:sz="8" w:space="0" w:color="auto"/>
            </w:tcBorders>
          </w:tcPr>
          <w:p w:rsidR="008E5F28" w:rsidRPr="00987851" w:rsidP="00380CB8" w14:paraId="1B4BB7A1" w14:textId="1C36ED61">
            <w:pPr>
              <w:spacing w:line="240" w:lineRule="auto"/>
              <w:ind w:firstLine="0" w:firstLineChars="0"/>
              <w:jc w:val="center"/>
              <w:rPr>
                <w:sz w:val="16"/>
              </w:rPr>
            </w:pPr>
            <w:r w:rsidRPr="00987851">
              <w:rPr>
                <w:sz w:val="16"/>
                <w:lang w:val="en-GB"/>
              </w:rPr>
              <w:t>6</w:t>
            </w:r>
          </w:p>
        </w:tc>
        <w:tc>
          <w:tcPr>
            <w:tcW w:w="0" w:type="auto"/>
            <w:tcBorders>
              <w:top w:val="single" w:sz="4" w:space="0" w:color="auto"/>
              <w:bottom w:val="single" w:sz="8" w:space="0" w:color="auto"/>
            </w:tcBorders>
          </w:tcPr>
          <w:p w:rsidR="008E5F28" w:rsidRPr="00987851" w:rsidP="00380CB8" w14:paraId="42D0551C" w14:textId="46963B21">
            <w:pPr>
              <w:spacing w:line="240" w:lineRule="auto"/>
              <w:ind w:firstLine="0" w:firstLineChars="0"/>
              <w:jc w:val="center"/>
              <w:rPr>
                <w:sz w:val="16"/>
              </w:rPr>
            </w:pPr>
            <w:r w:rsidRPr="00987851">
              <w:rPr>
                <w:rFonts w:hint="eastAsia"/>
                <w:i/>
                <w:sz w:val="16"/>
                <w:lang w:val="en-GB"/>
              </w:rPr>
              <w:t>t</w:t>
            </w:r>
            <w:r w:rsidRPr="00987851">
              <w:rPr>
                <w:sz w:val="16"/>
                <w:lang w:val="en-GB"/>
              </w:rPr>
              <w:t>-250</w:t>
            </w:r>
          </w:p>
        </w:tc>
        <w:tc>
          <w:tcPr>
            <w:tcW w:w="0" w:type="auto"/>
            <w:tcBorders>
              <w:top w:val="single" w:sz="4" w:space="0" w:color="auto"/>
              <w:bottom w:val="single" w:sz="8" w:space="0" w:color="auto"/>
            </w:tcBorders>
          </w:tcPr>
          <w:p w:rsidR="008E5F28" w:rsidRPr="00987851" w:rsidP="00380CB8" w14:paraId="4D5DE0CC" w14:textId="69C5C58E">
            <w:pPr>
              <w:spacing w:line="240" w:lineRule="auto"/>
              <w:ind w:firstLine="0" w:firstLineChars="0"/>
              <w:jc w:val="center"/>
              <w:rPr>
                <w:sz w:val="16"/>
              </w:rPr>
            </w:pPr>
            <w:r w:rsidRPr="00987851">
              <w:rPr>
                <w:rFonts w:hint="eastAsia"/>
                <w:i/>
                <w:sz w:val="16"/>
                <w:lang w:val="en-GB"/>
              </w:rPr>
              <w:t>t</w:t>
            </w:r>
            <w:r w:rsidRPr="00987851">
              <w:rPr>
                <w:sz w:val="16"/>
                <w:lang w:val="en-GB"/>
              </w:rPr>
              <w:t>-130</w:t>
            </w:r>
          </w:p>
        </w:tc>
        <w:tc>
          <w:tcPr>
            <w:tcW w:w="0" w:type="auto"/>
            <w:tcBorders>
              <w:top w:val="single" w:sz="4" w:space="0" w:color="auto"/>
              <w:bottom w:val="single" w:sz="8" w:space="0" w:color="auto"/>
            </w:tcBorders>
          </w:tcPr>
          <w:p w:rsidR="008E5F28" w:rsidRPr="00987851" w:rsidP="00380CB8" w14:paraId="136DE83B" w14:textId="2D6AE7B8">
            <w:pPr>
              <w:spacing w:line="240" w:lineRule="auto"/>
              <w:ind w:firstLine="0" w:firstLineChars="0"/>
              <w:jc w:val="center"/>
              <w:rPr>
                <w:sz w:val="16"/>
              </w:rPr>
            </w:pPr>
            <w:r w:rsidRPr="00987851">
              <w:rPr>
                <w:rFonts w:hint="eastAsia"/>
                <w:i/>
                <w:sz w:val="16"/>
                <w:lang w:val="en-GB"/>
              </w:rPr>
              <w:t>t</w:t>
            </w:r>
            <w:r w:rsidRPr="00987851">
              <w:rPr>
                <w:sz w:val="16"/>
                <w:lang w:val="en-GB"/>
              </w:rPr>
              <w:t>-10</w:t>
            </w:r>
          </w:p>
        </w:tc>
        <w:tc>
          <w:tcPr>
            <w:tcW w:w="0" w:type="auto"/>
            <w:tcBorders>
              <w:top w:val="single" w:sz="4" w:space="0" w:color="auto"/>
              <w:bottom w:val="single" w:sz="8" w:space="0" w:color="auto"/>
            </w:tcBorders>
          </w:tcPr>
          <w:p w:rsidR="008E5F28" w:rsidRPr="00987851" w:rsidP="00380CB8" w14:paraId="19F66F0E" w14:textId="04F51B07">
            <w:pPr>
              <w:spacing w:line="240" w:lineRule="auto"/>
              <w:ind w:firstLine="0" w:firstLineChars="0"/>
              <w:jc w:val="center"/>
              <w:rPr>
                <w:sz w:val="16"/>
              </w:rPr>
            </w:pPr>
            <w:r>
              <w:rPr>
                <w:sz w:val="16"/>
                <w:lang w:val="en-GB"/>
              </w:rPr>
              <w:t>27</w:t>
            </w:r>
            <w:r w:rsidRPr="00987851">
              <w:rPr>
                <w:rFonts w:hint="eastAsia"/>
                <w:sz w:val="16"/>
                <w:lang w:val="en-GB"/>
              </w:rPr>
              <w:t>,</w:t>
            </w:r>
            <w:r w:rsidRPr="00987851">
              <w:rPr>
                <w:sz w:val="16"/>
                <w:lang w:val="en-GB"/>
              </w:rPr>
              <w:t>232</w:t>
            </w:r>
          </w:p>
        </w:tc>
      </w:tr>
    </w:tbl>
    <w:p w:rsidR="008B092F" w:rsidP="0007675D" w14:paraId="2C6C7E1D" w14:textId="4A1A84C1">
      <w:pPr>
        <w:ind w:firstLine="360"/>
      </w:pPr>
      <w:r w:rsidRPr="00653483">
        <w:rPr>
          <w:lang w:val="en-GB"/>
        </w:rPr>
        <w:t xml:space="preserve">Each experiment represents a </w:t>
      </w:r>
      <w:del w:id="745" w:author="Editor 2" w:date="2021-07-20T07:39:17Z">
        <w:r w:rsidRPr="00653483">
          <w:rPr>
            <w:lang w:val="en-GB"/>
          </w:rPr>
          <w:delText xml:space="preserve">sub model, </w:delText>
        </w:r>
      </w:del>
      <w:ins w:id="74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 </w:t>
        </w:r>
      </w:ins>
      <w:r w:rsidRPr="00653483">
        <w:rPr>
          <w:lang w:val="en-GB"/>
        </w:rPr>
        <w:t>in which three groups of actions are set in the process of training, and the execution time is fixed (as shown in</w:t>
      </w:r>
      <w:r w:rsidRPr="00653483">
        <w:rPr>
          <w:lang w:val="en-GB"/>
        </w:rPr>
        <w:t xml:space="preserve"> </w:t>
      </w:r>
      <w:r>
        <w:fldChar w:fldCharType="begin"/>
      </w:r>
      <w:r>
        <w:rPr>
          <w:lang w:val="en-GB"/>
        </w:rPr>
        <w:instrText xml:space="preserve"> </w:instrText>
      </w:r>
      <w:r>
        <w:rPr>
          <w:rFonts w:hint="eastAsia"/>
          <w:lang w:val="en-GB"/>
        </w:rPr>
        <w:instrText>REF _Ref76566012 \h</w:instrText>
      </w:r>
      <w:r>
        <w:rPr>
          <w:lang w:val="en-GB"/>
        </w:rPr>
        <w:instrText xml:space="preserve">  </w:instrText>
      </w:r>
      <w:r>
        <w:rPr>
          <w:lang w:val="en-GB"/>
        </w:rPr>
        <w:instrText xml:space="preserve">\* MERGEFORMAT </w:instrText>
      </w:r>
      <w:r>
        <w:fldChar w:fldCharType="separate"/>
      </w:r>
      <w:r w:rsidR="004121F5">
        <w:rPr>
          <w:lang w:val="en-GB"/>
        </w:rPr>
        <w:t>Table 7</w:t>
      </w:r>
      <w:r>
        <w:fldChar w:fldCharType="end"/>
      </w:r>
      <w:r>
        <w:rPr>
          <w:lang w:val="en-GB"/>
        </w:rPr>
        <w:t xml:space="preserve">). The same conflict scenario samples and model parameters </w:t>
      </w:r>
      <w:del w:id="747" w:author="Editor 2" w:date="2021-07-20T07:39:17Z">
        <w:r>
          <w:rPr>
            <w:lang w:val="en-GB"/>
          </w:rPr>
          <w:delText>is</w:delText>
        </w:r>
      </w:del>
      <w:ins w:id="74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are</w:t>
        </w:r>
      </w:ins>
      <w:r>
        <w:rPr>
          <w:lang w:val="en-GB"/>
        </w:rPr>
        <w:t xml:space="preserve"> used, and then six </w:t>
      </w:r>
      <w:del w:id="749" w:author="Editor 2" w:date="2021-07-20T07:39:17Z">
        <w:r>
          <w:rPr>
            <w:lang w:val="en-GB"/>
          </w:rPr>
          <w:delText xml:space="preserve">sub models </w:delText>
        </w:r>
      </w:del>
      <w:ins w:id="75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Pr>
          <w:lang w:val="en-GB"/>
        </w:rPr>
        <w:t xml:space="preserve">are combined after all training </w:t>
      </w:r>
      <w:del w:id="751" w:author="Editor 2" w:date="2021-07-20T07:39:17Z">
        <w:r>
          <w:rPr>
            <w:lang w:val="en-GB"/>
          </w:rPr>
          <w:delText>are over</w:delText>
        </w:r>
      </w:del>
      <w:ins w:id="75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is complete</w:t>
        </w:r>
      </w:ins>
      <w:r>
        <w:rPr>
          <w:lang w:val="en-GB"/>
        </w:rPr>
        <w:t xml:space="preserve">. 5,000 samples of validation set are used to this model. The resolution effect, the reward value of </w:t>
      </w:r>
      <w:ins w:id="75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Pr>
          <w:lang w:val="en-GB"/>
        </w:rPr>
        <w:t xml:space="preserve">action and the calculation time of each </w:t>
      </w:r>
      <w:del w:id="754" w:author="Editor 2" w:date="2021-07-20T07:39:17Z">
        <w:r>
          <w:rPr>
            <w:lang w:val="en-GB"/>
          </w:rPr>
          <w:delText>sub model on</w:delText>
        </w:r>
      </w:del>
      <w:ins w:id="75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 in</w:t>
        </w:r>
      </w:ins>
      <w:r>
        <w:rPr>
          <w:lang w:val="en-GB"/>
        </w:rPr>
        <w:t xml:space="preserve"> each scenario are stored and counted.</w:t>
      </w:r>
    </w:p>
    <w:p w:rsidR="00197D55" w:rsidRPr="00197D55" w:rsidP="0007675D" w14:paraId="39DBE6CC" w14:textId="62D3AB05">
      <w:pPr>
        <w:ind w:firstLine="360"/>
      </w:pPr>
      <w:r>
        <w:fldChar w:fldCharType="begin"/>
      </w:r>
      <w:r>
        <w:rPr>
          <w:lang w:val="en-GB"/>
        </w:rPr>
        <w:instrText xml:space="preserve"> REF _Ref76566706 \h </w:instrText>
      </w:r>
      <w:r>
        <w:fldChar w:fldCharType="separate"/>
      </w:r>
      <w:r w:rsidRPr="00AC2884" w:rsidR="0009484F">
        <w:rPr>
          <w:lang w:val="en-GB"/>
        </w:rPr>
        <w:t xml:space="preserve">Figure </w:t>
      </w:r>
      <w:r w:rsidR="0009484F">
        <w:rPr>
          <w:noProof/>
          <w:lang w:val="en-GB"/>
        </w:rPr>
        <w:t>15</w:t>
      </w:r>
      <w:r>
        <w:fldChar w:fldCharType="end"/>
      </w:r>
      <w:r w:rsidR="0009484F">
        <w:rPr>
          <w:lang w:val="en-GB"/>
        </w:rPr>
        <w:t xml:space="preserve"> shows the relationship among the number of </w:t>
      </w:r>
      <w:del w:id="756" w:author="Editor 2" w:date="2021-07-20T07:39:17Z">
        <w:r w:rsidR="0009484F">
          <w:rPr>
            <w:lang w:val="en-GB"/>
          </w:rPr>
          <w:delText>sub models</w:delText>
        </w:r>
      </w:del>
      <w:ins w:id="75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submodels</w:t>
        </w:r>
      </w:ins>
      <w:r w:rsidR="0009484F">
        <w:rPr>
          <w:lang w:val="en-GB"/>
        </w:rPr>
        <w:t xml:space="preserve">, success rate and reward value. </w:t>
      </w:r>
      <w:del w:id="758" w:author="Editor 2" w:date="2021-07-20T07:39:17Z">
        <w:r w:rsidR="0009484F">
          <w:rPr>
            <w:lang w:val="en-GB"/>
          </w:rPr>
          <w:delText xml:space="preserve">It can be seen that the </w:delText>
        </w:r>
      </w:del>
      <w:ins w:id="75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0009484F">
        <w:rPr>
          <w:lang w:val="en-GB"/>
        </w:rPr>
        <w:t xml:space="preserve">success rate increases from 87.24% to 99.38% when using the combination of six </w:t>
      </w:r>
      <w:del w:id="760" w:author="Editor 2" w:date="2021-07-20T07:39:17Z">
        <w:r w:rsidR="0009484F">
          <w:rPr>
            <w:lang w:val="en-GB"/>
          </w:rPr>
          <w:delText>sub models</w:delText>
        </w:r>
      </w:del>
      <w:ins w:id="76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submodels</w:t>
        </w:r>
      </w:ins>
      <w:r w:rsidR="0009484F">
        <w:rPr>
          <w:lang w:val="en-GB"/>
        </w:rPr>
        <w:t>, and the quality of policy is also the highest. In</w:t>
      </w:r>
      <w:r w:rsidR="0009484F">
        <w:rPr>
          <w:lang w:val="en-GB"/>
        </w:rPr>
        <w:t xml:space="preserve"> </w:t>
      </w:r>
      <w:r w:rsidR="0009484F">
        <w:fldChar w:fldCharType="begin"/>
      </w:r>
      <w:r w:rsidR="0009484F">
        <w:rPr>
          <w:lang w:val="en-GB"/>
        </w:rPr>
        <w:instrText xml:space="preserve"> </w:instrText>
      </w:r>
      <w:r w:rsidR="0009484F">
        <w:rPr>
          <w:lang w:val="en-GB"/>
        </w:rPr>
        <w:instrText xml:space="preserve">REF _Ref76566913 \h </w:instrText>
      </w:r>
      <w:r w:rsidR="0009484F">
        <w:fldChar w:fldCharType="separate"/>
      </w:r>
      <w:r w:rsidRPr="00F50600" w:rsidR="0009484F">
        <w:rPr>
          <w:lang w:val="en-GB"/>
        </w:rPr>
        <w:t xml:space="preserve">Figure </w:t>
      </w:r>
      <w:r w:rsidR="0009484F">
        <w:rPr>
          <w:noProof/>
          <w:lang w:val="en-GB"/>
        </w:rPr>
        <w:t>16</w:t>
      </w:r>
      <w:r w:rsidR="0009484F">
        <w:fldChar w:fldCharType="end"/>
      </w:r>
      <w:r w:rsidRPr="00197D55" w:rsidR="00A3747D">
        <w:rPr>
          <w:lang w:val="en-GB"/>
        </w:rPr>
        <w:t>, most of the computing time is concentrated in the range of 1 to 3 seconds.</w:t>
      </w:r>
    </w:p>
    <w:p w:rsidR="005F4456" w:rsidRPr="008B092F" w:rsidP="00AC2884" w14:paraId="47B58570" w14:textId="2BB3282C">
      <w:pPr>
        <w:keepNext/>
        <w:spacing w:line="240" w:lineRule="auto"/>
        <w:ind w:firstLine="0" w:firstLineChars="0"/>
        <w:jc w:val="center"/>
      </w:pPr>
      <w:r>
        <w:rPr>
          <w:noProof/>
        </w:rPr>
        <w:drawing>
          <wp:inline distT="0" distB="0" distL="0" distR="0">
            <wp:extent cx="4572000" cy="2743200"/>
            <wp:effectExtent l="0" t="0" r="0" b="0"/>
            <wp:docPr id="21" name="图表 21">
              <a:extLst xmlns:a="http://schemas.openxmlformats.org/drawingml/2006/main">
                <a:ext xmlns:a="http://schemas.openxmlformats.org/drawingml/2006/main" uri="{FF2B5EF4-FFF2-40B4-BE49-F238E27FC236}">
                  <a16:creationId xmlns:a16="http://schemas.microsoft.com/office/drawing/2014/main" id="{71EB5C7B-D548-43E7-B7A1-13990430F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8"/>
              </a:graphicData>
            </a:graphic>
          </wp:inline>
        </w:drawing>
      </w:r>
    </w:p>
    <w:p w:rsidR="008B092F" w:rsidRPr="00AC2884" w:rsidP="00AC2884" w14:paraId="0D481CA1" w14:textId="00E0C2B2">
      <w:pPr>
        <w:pStyle w:val="Figure"/>
        <w:spacing w:after="156"/>
      </w:pPr>
      <w:bookmarkStart w:id="762" w:name="_Ref76566706"/>
      <w:r w:rsidRPr="00AC2884">
        <w:rPr>
          <w:lang w:val="en-GB"/>
        </w:rPr>
        <w:t>Figure</w:t>
      </w:r>
      <w:r w:rsidRPr="00AC2884">
        <w:rPr>
          <w:lang w:val="en-GB"/>
        </w:rPr>
        <w:t xml:space="preserve"> </w:t>
      </w:r>
      <w:r w:rsidRPr="00AC2884" w:rsidR="009E5B15">
        <w:fldChar w:fldCharType="begin"/>
      </w:r>
      <w:r w:rsidRPr="00AC2884" w:rsidR="009E5B15">
        <w:rPr>
          <w:lang w:val="en-GB"/>
        </w:rPr>
        <w:instrText xml:space="preserve"> </w:instrText>
      </w:r>
      <w:r w:rsidRPr="00AC2884" w:rsidR="009E5B15">
        <w:rPr>
          <w:lang w:val="en-GB"/>
        </w:rPr>
        <w:instrText xml:space="preserve">SEQ Figure \* ARABIC </w:instrText>
      </w:r>
      <w:r w:rsidRPr="00AC2884" w:rsidR="009E5B15">
        <w:fldChar w:fldCharType="separate"/>
      </w:r>
      <w:r w:rsidR="00A936D2">
        <w:rPr>
          <w:lang w:val="en-GB"/>
        </w:rPr>
        <w:t>15</w:t>
      </w:r>
      <w:r w:rsidRPr="00AC2884" w:rsidR="009E5B15">
        <w:fldChar w:fldCharType="end"/>
      </w:r>
      <w:bookmarkEnd w:id="762"/>
      <w:r w:rsidRPr="00AC2884" w:rsidR="00AC2884">
        <w:rPr>
          <w:rFonts w:hint="eastAsia"/>
          <w:lang w:val="en-GB"/>
        </w:rPr>
        <w:t>.</w:t>
      </w:r>
      <w:r w:rsidRPr="00AC2884" w:rsidR="00AC2884">
        <w:rPr>
          <w:lang w:val="en-GB"/>
        </w:rPr>
        <w:t xml:space="preserve"> The curve of the relationship between the number of </w:t>
      </w:r>
      <w:del w:id="763" w:author="Editor 2" w:date="2021-07-20T07:39:17Z">
        <w:r w:rsidRPr="00AC2884" w:rsidR="00AC2884">
          <w:rPr>
            <w:lang w:val="en-GB"/>
          </w:rPr>
          <w:delText>sub models</w:delText>
        </w:r>
      </w:del>
      <w:ins w:id="764"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submodels</w:t>
        </w:r>
      </w:ins>
      <w:r w:rsidRPr="00AC2884" w:rsidR="00AC2884">
        <w:rPr>
          <w:lang w:val="en-GB"/>
        </w:rPr>
        <w:t xml:space="preserve">, success rate and reward value in </w:t>
      </w:r>
      <w:ins w:id="765"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AC2884" w:rsidR="00AC2884">
        <w:rPr>
          <w:lang w:val="en-GB"/>
        </w:rPr>
        <w:t>combination model method.</w:t>
      </w:r>
    </w:p>
    <w:p w:rsidR="00BF2942" w:rsidP="00BF2942" w14:paraId="5075F98F" w14:textId="77777777">
      <w:pPr>
        <w:keepNext/>
        <w:spacing w:line="240" w:lineRule="auto"/>
        <w:ind w:firstLine="0" w:firstLineChars="0"/>
        <w:jc w:val="center"/>
      </w:pPr>
      <w:r w:rsidRPr="008B092F">
        <w:rPr>
          <w:noProof/>
        </w:rPr>
        <mc:AlternateContent>
          <mc:Choice Requires="cx1">
            <w:drawing>
              <wp:inline distT="0" distB="0" distL="0" distR="0">
                <wp:extent cx="4394898" cy="2729341"/>
                <wp:effectExtent l="0" t="0" r="5715" b="13970"/>
                <wp:docPr id="16" name="图表 16">
                  <a:extLst xmlns:a="http://schemas.openxmlformats.org/drawingml/2006/main">
                    <a:ext xmlns:a="http://schemas.openxmlformats.org/drawingml/2006/main" uri="{FF2B5EF4-FFF2-40B4-BE49-F238E27FC236}">
                      <a16:creationId xmlns:a16="http://schemas.microsoft.com/office/drawing/2014/main" id="{05DBE017-E06A-45AD-B604-10CA280BA29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9"/>
                  </a:graphicData>
                </a:graphic>
              </wp:inline>
            </w:drawing>
          </mc:Choice>
          <mc:Fallback>
            <w:drawing>
              <wp:inline distT="0" distB="0" distL="0" distR="0">
                <wp:extent cx="4394898" cy="2729341"/>
                <wp:effectExtent l="0" t="0" r="5715" b="13970"/>
                <wp:docPr id="865766553" name="图表 16">
                  <a:extLst xmlns:a="http://schemas.openxmlformats.org/drawingml/2006/main">
                    <a:ext xmlns:a="http://schemas.openxmlformats.org/drawingml/2006/main" uri="{FF2B5EF4-FFF2-40B4-BE49-F238E27FC236}">
                      <a16:creationId xmlns:a16="http://schemas.microsoft.com/office/drawing/2014/main" id="{05DBE017-E06A-45AD-B604-10CA280BA291}"/>
                    </a:ext>
                  </a:extLst>
                </wp:docPr>
                <wp:cNvGraphicFramePr>
                  <a:graphicFrameLocks xmlns:a="http://schemas.openxmlformats.org/drawingml/2006/main" noChangeAspect="1" noGrp="1" noMove="1" noSelect="1" noDrilldown="1" noResize="1"/>
                </wp:cNvGraphicFramePr>
                <a:graphic xmlns:a="http://schemas.openxmlformats.org/drawingml/2006/main">
                  <a:graphicData uri="http://schemas.openxmlformats.org/drawingml/2006/picture">
                    <pic:pic xmlns:pic="http://schemas.openxmlformats.org/drawingml/2006/picture">
                      <pic:nvPicPr>
                        <pic:cNvPr id="1364135945" name="图表 16">
                          <a:extLst>
                            <a:ext xmlns:a="http://schemas.openxmlformats.org/drawingml/2006/main" uri="{FF2B5EF4-FFF2-40B4-BE49-F238E27FC236}">
                              <a16:creationId xmlns:a16="http://schemas.microsoft.com/office/drawing/2014/main" id="{05DBE017-E06A-45AD-B604-10CA280BA291}"/>
                            </a:ext>
                          </a:extLst>
                        </pic:cNvPr>
                        <pic:cNvPicPr>
                          <a:picLocks noGrp="1" noRot="1" noChangeAspect="1" noMove="1" noResize="1" noEditPoints="1" noAdjustHandles="1" noChangeArrowheads="1" noChangeShapeType="1"/>
                        </pic:cNvPicPr>
                      </pic:nvPicPr>
                      <pic:blipFill>
                        <a:blip xmlns:r="http://schemas.openxmlformats.org/officeDocument/2006/relationships" r:embed="rId290"/>
                        <a:stretch>
                          <a:fillRect/>
                        </a:stretch>
                      </pic:blipFill>
                      <pic:spPr>
                        <a:xfrm>
                          <a:off x="0" y="0"/>
                          <a:ext cx="4394835" cy="2729230"/>
                        </a:xfrm>
                        <a:prstGeom prst="rect">
                          <a:avLst/>
                        </a:prstGeom>
                      </pic:spPr>
                    </pic:pic>
                  </a:graphicData>
                </a:graphic>
              </wp:inline>
            </w:drawing>
          </mc:Fallback>
        </mc:AlternateContent>
      </w:r>
    </w:p>
    <w:p w:rsidR="00BF2942" w:rsidRPr="00F50600" w:rsidP="00F50600" w14:paraId="4A238A1B" w14:textId="42D5C208">
      <w:pPr>
        <w:pStyle w:val="Figure"/>
        <w:spacing w:after="156"/>
      </w:pPr>
      <w:bookmarkStart w:id="766" w:name="_Ref76566913"/>
      <w:r w:rsidRPr="00F50600">
        <w:rPr>
          <w:lang w:val="en-GB"/>
        </w:rPr>
        <w:t>Figure</w:t>
      </w:r>
      <w:r w:rsidRPr="00F50600">
        <w:rPr>
          <w:lang w:val="en-GB"/>
        </w:rPr>
        <w:t xml:space="preserve"> </w:t>
      </w:r>
      <w:r w:rsidRPr="00F50600" w:rsidR="00A024F3">
        <w:fldChar w:fldCharType="begin"/>
      </w:r>
      <w:r w:rsidRPr="00F50600" w:rsidR="00A024F3">
        <w:rPr>
          <w:lang w:val="en-GB"/>
        </w:rPr>
        <w:instrText xml:space="preserve"> </w:instrText>
      </w:r>
      <w:r w:rsidRPr="00F50600" w:rsidR="00A024F3">
        <w:rPr>
          <w:lang w:val="en-GB"/>
        </w:rPr>
        <w:instrText xml:space="preserve">SEQ Figure \* ARABIC </w:instrText>
      </w:r>
      <w:r w:rsidRPr="00F50600" w:rsidR="00A024F3">
        <w:fldChar w:fldCharType="separate"/>
      </w:r>
      <w:r w:rsidR="007E3FD6">
        <w:rPr>
          <w:lang w:val="en-GB"/>
        </w:rPr>
        <w:t>16</w:t>
      </w:r>
      <w:r w:rsidRPr="00F50600" w:rsidR="00A024F3">
        <w:fldChar w:fldCharType="end"/>
      </w:r>
      <w:bookmarkEnd w:id="766"/>
      <w:r w:rsidRPr="00F50600" w:rsidR="00B664E7">
        <w:rPr>
          <w:lang w:val="en-GB"/>
        </w:rPr>
        <w:t xml:space="preserve">. The statistics chart of </w:t>
      </w:r>
      <w:ins w:id="767"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sidRPr="00F50600" w:rsidR="00B664E7">
        <w:rPr>
          <w:lang w:val="en-GB"/>
        </w:rPr>
        <w:t xml:space="preserve">computing time of 6 </w:t>
      </w:r>
      <w:del w:id="768" w:author="Editor 2" w:date="2021-07-20T07:39:17Z">
        <w:r w:rsidRPr="00F50600" w:rsidR="00B664E7">
          <w:rPr>
            <w:lang w:val="en-GB"/>
          </w:rPr>
          <w:delText>sub models for</w:delText>
        </w:r>
      </w:del>
      <w:ins w:id="769" w:author="Editor 2" w:date="2021-07-20T07:39:17Z">
        <w:r>
          <w:rPr>
            <w:rStyle w:val="DefaultParagraphFont"/>
            <w:rFonts w:ascii="Times New Roman" w:eastAsia="黑体" w:hAnsi="Times New Roman" w:cs="Times New Roman"/>
            <w:b w:val="0"/>
            <w:bCs w:val="0"/>
            <w:i w:val="0"/>
            <w:iCs/>
            <w:caps w:val="0"/>
            <w:smallCaps w:val="0"/>
            <w:strike w:val="0"/>
            <w:dstrike w:val="0"/>
            <w:outline w:val="0"/>
            <w:shadow w:val="0"/>
            <w:emboss w:val="0"/>
            <w:imprint w:val="0"/>
            <w:noProof/>
            <w:snapToGrid/>
            <w:vanish w:val="0"/>
            <w:color w:val="auto"/>
            <w:spacing w:val="0"/>
            <w:w w:val="100"/>
            <w:kern w:val="2"/>
            <w:position w:val="0"/>
            <w:sz w:val="18"/>
            <w:szCs w:val="22"/>
            <w:highlight w:val="none"/>
            <w:u w:val="none" w:color="auto"/>
            <w:effect w:val="none"/>
            <w:vertAlign w:val="baseline"/>
            <w:rtl w:val="0"/>
            <w:cs w:val="0"/>
            <w:lang w:val="en-GB" w:eastAsia="zh-CN" w:bidi="ar-SA"/>
          </w:rPr>
          <w:t>submodels for the</w:t>
        </w:r>
      </w:ins>
      <w:r w:rsidRPr="00F50600" w:rsidR="00B664E7">
        <w:rPr>
          <w:lang w:val="en-GB"/>
        </w:rPr>
        <w:t xml:space="preserve"> combination model solution.</w:t>
      </w:r>
    </w:p>
    <w:p w:rsidR="00EF3A2A" w:rsidRPr="005D5F53" w:rsidP="00C46FC6" w14:paraId="2265D653" w14:textId="793AC707">
      <w:pPr>
        <w:pStyle w:val="Heading1"/>
      </w:pPr>
      <w:r w:rsidRPr="005D5F53">
        <w:rPr>
          <w:rFonts w:hint="eastAsia"/>
          <w:lang w:val="en-GB"/>
        </w:rPr>
        <w:t>Conclusion</w:t>
      </w:r>
      <w:r w:rsidR="00327F4F">
        <w:rPr>
          <w:lang w:val="en-GB"/>
        </w:rPr>
        <w:t>s and Future Work</w:t>
      </w:r>
    </w:p>
    <w:p w:rsidR="00B251E0" w:rsidP="00B251E0" w14:paraId="7B0F86EC" w14:textId="46D8B3BF">
      <w:pPr>
        <w:ind w:firstLine="360"/>
      </w:pPr>
      <w:r w:rsidRPr="005B45C0">
        <w:rPr>
          <w:lang w:val="en-GB"/>
        </w:rPr>
        <w:t xml:space="preserve">Aiming at the problem of high-density flight conflict resolution under the background of future air traffic in the air route sector, this paper proposes an idea: cluster the pairwise conflicts in the sector are clustered according to the correlation and combined into a </w:t>
      </w:r>
      <w:del w:id="770" w:author="Editor 2" w:date="2021-07-20T07:39:17Z">
        <w:r w:rsidRPr="005B45C0">
          <w:rPr>
            <w:lang w:val="en-GB"/>
          </w:rPr>
          <w:delText>multi-actor</w:delText>
        </w:r>
      </w:del>
      <w:ins w:id="77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5B45C0">
        <w:rPr>
          <w:lang w:val="en-GB"/>
        </w:rPr>
        <w:t xml:space="preserve"> conflict. To support the resolution model to provide the policy for </w:t>
      </w:r>
      <w:del w:id="772" w:author="Editor 2" w:date="2021-07-20T07:39:17Z">
        <w:r w:rsidRPr="005B45C0">
          <w:rPr>
            <w:lang w:val="en-GB"/>
          </w:rPr>
          <w:delText>multi-actor</w:delText>
        </w:r>
      </w:del>
      <w:ins w:id="77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5B45C0">
        <w:rPr>
          <w:lang w:val="en-GB"/>
        </w:rPr>
        <w:t xml:space="preserve"> conflicts with different </w:t>
      </w:r>
      <w:del w:id="774" w:author="Editor 2" w:date="2021-07-20T07:39:17Z">
        <w:r w:rsidRPr="005B45C0">
          <w:rPr>
            <w:lang w:val="en-GB"/>
          </w:rPr>
          <w:delText>number</w:delText>
        </w:r>
      </w:del>
      <w:ins w:id="77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numbers</w:t>
        </w:r>
      </w:ins>
      <w:r w:rsidRPr="005B45C0">
        <w:rPr>
          <w:lang w:val="en-GB"/>
        </w:rPr>
        <w:t xml:space="preserve"> of conflict aircraft, this paper uses a </w:t>
      </w:r>
      <w:del w:id="776" w:author="Editor 2" w:date="2021-07-20T07:39:17Z">
        <w:r w:rsidRPr="005B45C0">
          <w:rPr>
            <w:lang w:val="en-GB"/>
          </w:rPr>
          <w:delText>Multi-Agent Deep Deterministic Policy Gradient</w:delText>
        </w:r>
      </w:del>
      <w:ins w:id="77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multiagent deep deterministic policy gradient</w:t>
        </w:r>
      </w:ins>
      <w:r w:rsidRPr="005B45C0">
        <w:rPr>
          <w:lang w:val="en-GB"/>
        </w:rPr>
        <w:t xml:space="preserve"> (MADDPG) algorithm. In addition, the parameter sharing mechanism and the </w:t>
      </w:r>
      <w:del w:id="778" w:author="Editor 2" w:date="2021-07-20T07:39:17Z">
        <w:r w:rsidRPr="005B45C0">
          <w:rPr>
            <w:lang w:val="en-GB"/>
          </w:rPr>
          <w:delText>Recurrent Neural Network</w:delText>
        </w:r>
      </w:del>
      <w:ins w:id="77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recurrent neural network</w:t>
        </w:r>
      </w:ins>
      <w:r w:rsidRPr="005B45C0">
        <w:rPr>
          <w:lang w:val="en-GB"/>
        </w:rPr>
        <w:t xml:space="preserve"> (RNN) structure are applied to make the model replicable. Moreover, the meta learning framework will protect the model performance from the impact of</w:t>
      </w:r>
      <w:ins w:id="78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the</w:t>
        </w:r>
      </w:ins>
      <w:r w:rsidRPr="005B45C0">
        <w:rPr>
          <w:lang w:val="en-GB"/>
        </w:rPr>
        <w:t xml:space="preserve"> dynamic extension mechanism.</w:t>
      </w:r>
      <w:r>
        <w:rPr>
          <w:rFonts w:hint="eastAsia"/>
          <w:lang w:val="en-GB"/>
        </w:rPr>
        <w:t xml:space="preserve"> </w:t>
      </w:r>
      <w:r w:rsidRPr="005B45C0">
        <w:rPr>
          <w:lang w:val="en-GB"/>
        </w:rPr>
        <w:t xml:space="preserve">In the aspect of action design, this paper uses discrete action, including heading adjustment (dogleg </w:t>
      </w:r>
      <w:ins w:id="781" w:author="Editor" w:date="2021-07-20T07:39:37Z">
        <w:r w:rsidRPr="005B45C0">
          <w:rPr>
            <w:lang w:val="en-GB"/>
          </w:rPr>
          <w:t>manoeuvre</w:t>
        </w:r>
      </w:ins>
      <w:del w:id="782" w:author="Editor" w:date="2021-07-20T07:39:37Z">
        <w:r w:rsidRPr="005B45C0">
          <w:rPr>
            <w:lang w:val="en-GB"/>
          </w:rPr>
          <w:delText>maneuver</w:delText>
        </w:r>
      </w:del>
      <w:r w:rsidRPr="005B45C0">
        <w:rPr>
          <w:lang w:val="en-GB"/>
        </w:rPr>
        <w:t xml:space="preserve">), altitude adjustment and speed adjustment, and proposes a combined model composed of several </w:t>
      </w:r>
      <w:del w:id="783" w:author="Editor 2" w:date="2021-07-20T07:39:17Z">
        <w:r w:rsidRPr="005B45C0">
          <w:rPr>
            <w:lang w:val="en-GB"/>
          </w:rPr>
          <w:delText xml:space="preserve">sub models </w:delText>
        </w:r>
      </w:del>
      <w:ins w:id="78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submodels </w:t>
        </w:r>
      </w:ins>
      <w:r w:rsidRPr="005B45C0">
        <w:rPr>
          <w:lang w:val="en-GB"/>
        </w:rPr>
        <w:t xml:space="preserve">with different and fixed execution </w:t>
      </w:r>
      <w:del w:id="785" w:author="Editor 2" w:date="2021-07-20T07:39:17Z">
        <w:r w:rsidRPr="005B45C0">
          <w:rPr>
            <w:lang w:val="en-GB"/>
          </w:rPr>
          <w:delText>time</w:delText>
        </w:r>
      </w:del>
      <w:ins w:id="78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times</w:t>
        </w:r>
      </w:ins>
      <w:r w:rsidRPr="005B45C0">
        <w:rPr>
          <w:lang w:val="en-GB"/>
        </w:rPr>
        <w:t xml:space="preserve"> to solve </w:t>
      </w:r>
      <w:del w:id="787" w:author="Editor 2" w:date="2021-07-20T07:39:17Z">
        <w:r w:rsidRPr="005B45C0">
          <w:rPr>
            <w:lang w:val="en-GB"/>
          </w:rPr>
          <w:delText>multi-actor</w:delText>
        </w:r>
      </w:del>
      <w:ins w:id="78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sidRPr="005B45C0">
        <w:rPr>
          <w:lang w:val="en-GB"/>
        </w:rPr>
        <w:t xml:space="preserve"> conflicts.</w:t>
      </w:r>
      <w:r>
        <w:rPr>
          <w:rFonts w:hint="eastAsia"/>
          <w:lang w:val="en-GB"/>
        </w:rPr>
        <w:t xml:space="preserve"> </w:t>
      </w:r>
      <w:r>
        <w:rPr>
          <w:lang w:val="en-GB"/>
        </w:rPr>
        <w:t xml:space="preserve">Finally, a large number of high-density </w:t>
      </w:r>
      <w:del w:id="789" w:author="Editor 2" w:date="2021-07-20T07:39:17Z">
        <w:r>
          <w:rPr>
            <w:lang w:val="en-GB"/>
          </w:rPr>
          <w:delText>multi-actor</w:delText>
        </w:r>
      </w:del>
      <w:ins w:id="790"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Pr>
          <w:lang w:val="en-GB"/>
        </w:rPr>
        <w:t xml:space="preserve"> conflict scenarios are built by using </w:t>
      </w:r>
      <w:del w:id="791" w:author="Editor 2" w:date="2021-07-20T07:39:17Z">
        <w:r>
          <w:rPr>
            <w:lang w:val="en-GB"/>
          </w:rPr>
          <w:delText>Air Traffic Operation Simulation System</w:delText>
        </w:r>
      </w:del>
      <w:ins w:id="79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the air traffic operation simulation system</w:t>
        </w:r>
      </w:ins>
      <w:r>
        <w:rPr>
          <w:lang w:val="en-GB"/>
        </w:rPr>
        <w:t xml:space="preserve"> (ATOSS). The results of </w:t>
      </w:r>
      <w:ins w:id="79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the </w:t>
        </w:r>
      </w:ins>
      <w:r>
        <w:rPr>
          <w:lang w:val="en-GB"/>
        </w:rPr>
        <w:t>training curve and performance test show that</w:t>
      </w:r>
      <w:del w:id="794" w:author="Editor 2" w:date="2021-07-20T07:39:17Z">
        <w:r>
          <w:rPr>
            <w:lang w:val="en-GB"/>
          </w:rPr>
          <w:delText>,</w:delText>
        </w:r>
      </w:del>
      <w:r>
        <w:rPr>
          <w:lang w:val="en-GB"/>
        </w:rPr>
        <w:t xml:space="preserve"> in the training phase, the model can learn and converge to a stable policy</w:t>
      </w:r>
      <w:del w:id="795" w:author="Editor 2" w:date="2021-07-20T07:39:17Z">
        <w:r>
          <w:rPr>
            <w:lang w:val="en-GB"/>
          </w:rPr>
          <w:delText>;</w:delText>
        </w:r>
      </w:del>
      <w:ins w:id="796"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 xml:space="preserve"> In the test phase, compared with the </w:t>
      </w:r>
      <w:del w:id="797" w:author="Editor 2" w:date="2021-07-20T07:39:17Z">
        <w:r>
          <w:rPr>
            <w:lang w:val="en-GB"/>
          </w:rPr>
          <w:delText>non-dynamic</w:delText>
        </w:r>
      </w:del>
      <w:ins w:id="79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nondynamic</w:t>
        </w:r>
      </w:ins>
      <w:r>
        <w:rPr>
          <w:lang w:val="en-GB"/>
        </w:rPr>
        <w:t xml:space="preserve"> extended MADDPG algorithm, the dynamic extended mechanism can improve the overall success rate of the model. The combination model can further improve the success rate to nearly 100%</w:t>
      </w:r>
      <w:del w:id="799" w:author="Editor 2" w:date="2021-07-20T07:39:17Z">
        <w:r>
          <w:rPr>
            <w:lang w:val="en-GB"/>
          </w:rPr>
          <w:delText>,</w:delText>
        </w:r>
      </w:del>
      <w:r>
        <w:rPr>
          <w:lang w:val="en-GB"/>
        </w:rPr>
        <w:t xml:space="preserve"> and </w:t>
      </w:r>
      <w:del w:id="800" w:author="Editor 2" w:date="2021-07-20T07:39:17Z">
        <w:r>
          <w:rPr>
            <w:lang w:val="en-GB"/>
          </w:rPr>
          <w:delText>give</w:delText>
        </w:r>
      </w:del>
      <w:ins w:id="801"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provide</w:t>
        </w:r>
      </w:ins>
      <w:r>
        <w:rPr>
          <w:lang w:val="en-GB"/>
        </w:rPr>
        <w:t xml:space="preserve"> a higher</w:t>
      </w:r>
      <w:del w:id="802" w:author="Editor 2" w:date="2021-07-20T07:39:17Z">
        <w:r>
          <w:rPr>
            <w:lang w:val="en-GB"/>
          </w:rPr>
          <w:delText xml:space="preserve"> </w:delText>
        </w:r>
      </w:del>
      <w:ins w:id="803"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w:t>
        </w:r>
      </w:ins>
      <w:r>
        <w:rPr>
          <w:lang w:val="en-GB"/>
        </w:rPr>
        <w:t>quality resolution policy in a short time.</w:t>
      </w:r>
    </w:p>
    <w:p w:rsidR="004B7877" w:rsidP="00913636" w14:paraId="38C122B9" w14:textId="22D77F7F">
      <w:pPr>
        <w:ind w:firstLine="360"/>
      </w:pPr>
      <w:r w:rsidRPr="00531FEC">
        <w:rPr>
          <w:lang w:val="en-GB"/>
        </w:rPr>
        <w:t xml:space="preserve">However, with the increase </w:t>
      </w:r>
      <w:del w:id="804" w:author="Editor 2" w:date="2021-07-20T07:39:17Z">
        <w:r w:rsidRPr="00531FEC">
          <w:rPr>
            <w:lang w:val="en-GB"/>
          </w:rPr>
          <w:delText>of</w:delText>
        </w:r>
      </w:del>
      <w:ins w:id="80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in</w:t>
        </w:r>
      </w:ins>
      <w:r w:rsidRPr="00531FEC">
        <w:rPr>
          <w:lang w:val="en-GB"/>
        </w:rPr>
        <w:t xml:space="preserve"> the number of </w:t>
      </w:r>
      <w:del w:id="806" w:author="Editor 2" w:date="2021-07-20T07:39:17Z">
        <w:r w:rsidRPr="00531FEC">
          <w:rPr>
            <w:lang w:val="en-GB"/>
          </w:rPr>
          <w:delText>conflict</w:delText>
        </w:r>
      </w:del>
      <w:ins w:id="807"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w:t>
        </w:r>
      </w:ins>
      <w:r w:rsidRPr="00531FEC">
        <w:rPr>
          <w:lang w:val="en-GB"/>
        </w:rPr>
        <w:t xml:space="preserve"> aircraft in the scenario, the success rate shows a downward trend (as shown in</w:t>
      </w:r>
      <w:r w:rsidRPr="00531FEC">
        <w:rPr>
          <w:lang w:val="en-GB"/>
        </w:rPr>
        <w:t xml:space="preserve"> </w:t>
      </w:r>
      <w:r>
        <w:fldChar w:fldCharType="begin"/>
      </w:r>
      <w:r>
        <w:rPr>
          <w:lang w:val="en-GB"/>
        </w:rPr>
        <w:instrText xml:space="preserve"> </w:instrText>
      </w:r>
      <w:r>
        <w:rPr>
          <w:rFonts w:hint="eastAsia"/>
          <w:lang w:val="en-GB"/>
        </w:rPr>
        <w:instrText>REF _Ref73699322 \h</w:instrText>
      </w:r>
      <w:r>
        <w:rPr>
          <w:lang w:val="en-GB"/>
        </w:rPr>
        <w:instrText xml:space="preserve"> </w:instrText>
      </w:r>
      <w:r>
        <w:fldChar w:fldCharType="separate"/>
      </w:r>
      <w:r w:rsidRPr="00140AE8" w:rsidR="00D85D89">
        <w:rPr>
          <w:lang w:val="en-GB"/>
        </w:rPr>
        <w:t>Figure 14</w:t>
      </w:r>
      <w:r>
        <w:fldChar w:fldCharType="end"/>
      </w:r>
      <w:r w:rsidRPr="00531FEC">
        <w:rPr>
          <w:lang w:val="en-GB"/>
        </w:rPr>
        <w:t>)</w:t>
      </w:r>
      <w:r>
        <w:rPr>
          <w:rFonts w:hint="eastAsia"/>
          <w:lang w:val="en-GB"/>
        </w:rPr>
        <w:t>:</w:t>
      </w:r>
      <w:r>
        <w:rPr>
          <w:lang w:val="en-GB"/>
        </w:rPr>
        <w:t xml:space="preserve"> The more </w:t>
      </w:r>
      <w:del w:id="808" w:author="Editor 2" w:date="2021-07-20T07:39:17Z">
        <w:r>
          <w:rPr>
            <w:lang w:val="en-GB"/>
          </w:rPr>
          <w:delText>the number of conflict aircrafts is</w:delText>
        </w:r>
      </w:del>
      <w:ins w:id="809"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 aircraft there are</w:t>
        </w:r>
      </w:ins>
      <w:r>
        <w:rPr>
          <w:lang w:val="en-GB"/>
        </w:rPr>
        <w:t>, the closer their cooperative relationship needs to be, and the more complex the solution process is, the more difficult it is to find a feasible solution. Although increasing the number of training scenarios and properly adjusting the reward function or learning rate can narrow the gap</w:t>
      </w:r>
      <w:del w:id="810" w:author="Editor 2" w:date="2021-07-20T07:39:17Z">
        <w:r>
          <w:rPr>
            <w:lang w:val="en-GB"/>
          </w:rPr>
          <w:delText>,</w:delText>
        </w:r>
      </w:del>
      <w:r>
        <w:rPr>
          <w:lang w:val="en-GB"/>
        </w:rPr>
        <w:t xml:space="preserve"> and improve the overall success rate to a certain extent, this problem is not solved completely. Therefore, future research will focus on </w:t>
      </w:r>
      <w:del w:id="811" w:author="Editor 2" w:date="2021-07-20T07:39:17Z">
        <w:r>
          <w:rPr>
            <w:lang w:val="en-GB"/>
          </w:rPr>
          <w:delText>multi-actor</w:delText>
        </w:r>
      </w:del>
      <w:ins w:id="812"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multiactor</w:t>
        </w:r>
      </w:ins>
      <w:r>
        <w:rPr>
          <w:lang w:val="en-GB"/>
        </w:rPr>
        <w:t xml:space="preserve"> conflict resolution with more </w:t>
      </w:r>
      <w:del w:id="813" w:author="Editor 2" w:date="2021-07-20T07:39:17Z">
        <w:r>
          <w:rPr>
            <w:lang w:val="en-GB"/>
          </w:rPr>
          <w:delText>conflict</w:delText>
        </w:r>
      </w:del>
      <w:ins w:id="814"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conflicting</w:t>
        </w:r>
      </w:ins>
      <w:r>
        <w:rPr>
          <w:lang w:val="en-GB"/>
        </w:rPr>
        <w:t xml:space="preserve"> aircraft and</w:t>
      </w:r>
      <w:ins w:id="815"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 a</w:t>
        </w:r>
      </w:ins>
      <w:r>
        <w:rPr>
          <w:lang w:val="en-GB"/>
        </w:rPr>
        <w:t xml:space="preserve"> higher success rate. In addition, in view of the above ideas to solve the flight conflict in the route sector, we use clustering and other related methods to further study the correlation between the pairwise conflicts. Finally, the reward function of this paper is formulated with the help of</w:t>
      </w:r>
      <w:del w:id="816" w:author="Editor 2" w:date="2021-07-20T07:39:17Z">
        <w:r>
          <w:rPr>
            <w:lang w:val="en-GB"/>
          </w:rPr>
          <w:delText xml:space="preserve"> the</w:delText>
        </w:r>
      </w:del>
      <w:r>
        <w:rPr>
          <w:lang w:val="en-GB"/>
        </w:rPr>
        <w:t xml:space="preserve"> air traffic controllers (ATCOs) on the job, but because the conflict resolution policy of the ATCOs in the sector has subjective preference, to improve their acceptable level of the output action of the resolution model, the next step will be how to extract the experience from the historical data.</w:t>
      </w:r>
    </w:p>
    <w:p w:rsidR="000D025E" w:rsidP="00C46FC6" w14:paraId="30A32A0A" w14:textId="3FCE391A">
      <w:pPr>
        <w:pStyle w:val="Heading1"/>
      </w:pPr>
      <w:r>
        <w:rPr>
          <w:rFonts w:hint="eastAsia"/>
          <w:lang w:val="en-GB"/>
        </w:rPr>
        <w:t>Acknowledge</w:t>
      </w:r>
    </w:p>
    <w:p w:rsidR="00AA0D63" w:rsidP="00F75198" w14:paraId="3E78C7E1" w14:textId="77777777">
      <w:pPr>
        <w:spacing w:line="240" w:lineRule="auto"/>
        <w:ind w:firstLine="360"/>
      </w:pPr>
      <w:r w:rsidRPr="00852FF1">
        <w:rPr>
          <w:lang w:val="en-GB"/>
        </w:rPr>
        <w:t xml:space="preserve">This paper is jointly completed by the project team of the Intelligent Air Traffic Control Laboratory of Nanjing University of Aeronautics and Astronautics (NUAA) and cannot be separated from the efforts of every member. </w:t>
      </w:r>
      <w:del w:id="817" w:author="Editor 2" w:date="2021-07-20T07:39:17Z">
        <w:r w:rsidRPr="00852FF1">
          <w:rPr>
            <w:lang w:val="en-GB"/>
          </w:rPr>
          <w:delText xml:space="preserve">And this </w:delText>
        </w:r>
      </w:del>
      <w:ins w:id="818" w:author="Editor 2" w:date="2021-07-20T07:39:17Z">
        <w:r>
          <w:rPr>
            <w:rStyle w:val="DefaultParagraphFont"/>
            <w:rFonts w:ascii="Times New Roman" w:eastAsia="宋体" w:hAnsi="Times New Roman" w:cs="Times New Roman"/>
            <w:b w:val="0"/>
            <w:bCs w:val="0"/>
            <w:i w:val="0"/>
            <w:iCs/>
            <w:caps w:val="0"/>
            <w:smallCaps w:val="0"/>
            <w:strike w:val="0"/>
            <w:dstrike w:val="0"/>
            <w:outline w:val="0"/>
            <w:shadow w:val="0"/>
            <w:emboss w:val="0"/>
            <w:imprint w:val="0"/>
            <w:noProof w:val="0"/>
            <w:snapToGrid/>
            <w:vanish w:val="0"/>
            <w:color w:val="auto"/>
            <w:spacing w:val="0"/>
            <w:w w:val="100"/>
            <w:kern w:val="2"/>
            <w:position w:val="0"/>
            <w:sz w:val="18"/>
            <w:szCs w:val="22"/>
            <w:highlight w:val="none"/>
            <w:u w:val="none" w:color="auto"/>
            <w:effect w:val="none"/>
            <w:vertAlign w:val="baseline"/>
            <w:rtl w:val="0"/>
            <w:cs w:val="0"/>
            <w:lang w:val="en-GB" w:eastAsia="zh-CN" w:bidi="ar-SA"/>
          </w:rPr>
          <w:t xml:space="preserve">This </w:t>
        </w:r>
      </w:ins>
      <w:r w:rsidRPr="00852FF1">
        <w:rPr>
          <w:lang w:val="en-GB"/>
        </w:rPr>
        <w:t>work was supported by the Safety Ability Project of the Civil Aviation Administration of China (No. TM 2018-5-1/2)</w:t>
      </w:r>
      <w:del w:id="819" w:author="Editor 2" w:date="2021-07-20T07:39:17Z">
        <w:r w:rsidRPr="00852FF1">
          <w:rPr>
            <w:lang w:val="en-GB"/>
          </w:rPr>
          <w:delText>,</w:delText>
        </w:r>
      </w:del>
      <w:r w:rsidRPr="00852FF1">
        <w:rPr>
          <w:lang w:val="en-GB"/>
        </w:rPr>
        <w:t xml:space="preserve"> and the Open Foundation project of The Graduate Student Innovation Base (Laboratory) of NUAA, China (No. kfjj20190720).</w:t>
      </w:r>
    </w:p>
    <w:p w:rsidR="00AA0D63" w:rsidP="00C46FC6" w14:paraId="4212C52A" w14:textId="49D3B8AF">
      <w:pPr>
        <w:pStyle w:val="Heading1"/>
      </w:pPr>
      <w:r>
        <w:rPr>
          <w:rFonts w:hint="eastAsia"/>
          <w:lang w:val="en-GB"/>
        </w:rPr>
        <w:t>D</w:t>
      </w:r>
      <w:r>
        <w:rPr>
          <w:lang w:val="en-GB"/>
        </w:rPr>
        <w:t xml:space="preserve">ata </w:t>
      </w:r>
      <w:r>
        <w:rPr>
          <w:rFonts w:hint="eastAsia"/>
          <w:lang w:val="en-GB"/>
        </w:rPr>
        <w:t>Availability</w:t>
      </w:r>
    </w:p>
    <w:p w:rsidR="000D025E" w:rsidRPr="001B663B" w:rsidP="00F75198" w14:paraId="65716512" w14:textId="0A579A13">
      <w:pPr>
        <w:spacing w:line="240" w:lineRule="auto"/>
        <w:ind w:firstLine="360"/>
        <w:rPr>
          <w:rStyle w:val="Hyperlink"/>
        </w:rPr>
      </w:pPr>
      <w:r w:rsidRPr="0018205C">
        <w:rPr>
          <w:lang w:val="en-GB"/>
        </w:rPr>
        <w:t>The conflict scen</w:t>
      </w:r>
      <w:r w:rsidR="00CC0BE1">
        <w:rPr>
          <w:rFonts w:hint="eastAsia"/>
          <w:lang w:val="en-GB"/>
        </w:rPr>
        <w:t>ario</w:t>
      </w:r>
      <w:r w:rsidRPr="0018205C">
        <w:rPr>
          <w:lang w:val="en-GB"/>
        </w:rPr>
        <w:t xml:space="preserve">s are randomly generated in Python and stored in MongoDB database, and the relevant codes of this method can be found in this link: </w:t>
      </w:r>
      <w:hyperlink r:id="rId291" w:history="1">
        <w:r w:rsidRPr="009F5379" w:rsidR="009F5379">
          <w:rPr>
            <w:rStyle w:val="Hyperlink"/>
            <w:szCs w:val="21"/>
            <w:lang w:val="en-GB"/>
          </w:rPr>
          <w:t>https://github.com/Lydia-Yahuhe/cdr_maddpg.git</w:t>
        </w:r>
      </w:hyperlink>
      <w:r w:rsidR="001B663B">
        <w:rPr>
          <w:lang w:val="en-GB"/>
        </w:rPr>
        <w:t>. However, the detailed data (such as flight plans, ATS route, waypoints, sectors and so on) used to support the findings of this study are available from the corresponding author upon request. For the same reason, the login account and password of Air Traffic Operation Simulation System (ATOSS) autonomously developed by our laboratory need to be</w:t>
      </w:r>
      <w:r w:rsidR="001B663B">
        <w:rPr>
          <w:rStyle w:val="Hyperlink"/>
          <w:color w:val="auto"/>
          <w:u w:val="none"/>
          <w:lang w:val="en-GB"/>
        </w:rPr>
        <w:t xml:space="preserve"> applied from the author, and the login GUI interface can be accessed from the following links: </w:t>
      </w:r>
      <w:hyperlink r:id="rId292" w:anchor="/login" w:history="1">
        <w:r w:rsidRPr="00D56907" w:rsidR="001B663B">
          <w:rPr>
            <w:rStyle w:val="Hyperlink"/>
            <w:lang w:val="en-GB"/>
          </w:rPr>
          <w:t>http://106.14.36.245:8444/manager/index.html#/login</w:t>
        </w:r>
      </w:hyperlink>
      <w:r w:rsidRPr="001B663B" w:rsidR="006D32E6">
        <w:rPr>
          <w:rStyle w:val="Hyperlink"/>
          <w:rFonts w:hint="eastAsia"/>
          <w:lang w:val="en-GB"/>
        </w:rPr>
        <w:t>.</w:t>
      </w:r>
    </w:p>
    <w:p w:rsidR="00C57D77" w:rsidRPr="00C57D77" w:rsidP="00C46FC6" w14:paraId="3412B469" w14:textId="6634A62C">
      <w:pPr>
        <w:pStyle w:val="Heading1"/>
      </w:pPr>
      <w:r w:rsidRPr="005D5F53">
        <w:rPr>
          <w:rFonts w:hint="eastAsia"/>
          <w:lang w:val="en-GB"/>
        </w:rPr>
        <w:t>Reference</w:t>
      </w:r>
    </w:p>
    <w:p w:rsidR="00003820" w:rsidRPr="00003820" w:rsidP="00331B14" w14:paraId="4B17D22C" w14:textId="11C0F2B3">
      <w:pPr>
        <w:autoSpaceDE w:val="0"/>
        <w:autoSpaceDN w:val="0"/>
        <w:adjustRightInd w:val="0"/>
        <w:spacing w:line="240" w:lineRule="auto"/>
        <w:ind w:left="360" w:hanging="360" w:hangingChars="200"/>
        <w:jc w:val="left"/>
        <w:rPr>
          <w:noProof/>
          <w:kern w:val="0"/>
          <w:szCs w:val="24"/>
        </w:rPr>
      </w:pPr>
      <w:r>
        <w:fldChar w:fldCharType="begin" w:fldLock="1"/>
      </w:r>
      <w:r>
        <w:rPr>
          <w:lang w:val="en-GB"/>
        </w:rPr>
        <w:instrText xml:space="preserve">ADDIN Mendeley Bibliography CSL_BIBLIOGRAPHY </w:instrText>
      </w:r>
      <w:r>
        <w:fldChar w:fldCharType="separate"/>
      </w:r>
      <w:r w:rsidRPr="00003820">
        <w:rPr>
          <w:noProof/>
          <w:kern w:val="0"/>
          <w:szCs w:val="24"/>
          <w:lang w:val="en-GB"/>
        </w:rPr>
        <w:t>[1]</w:t>
      </w:r>
      <w:r w:rsidRPr="00003820">
        <w:rPr>
          <w:noProof/>
          <w:kern w:val="0"/>
          <w:szCs w:val="24"/>
          <w:lang w:val="en-GB"/>
        </w:rPr>
        <w:tab/>
      </w:r>
      <w:r w:rsidRPr="00003820">
        <w:rPr>
          <w:noProof/>
          <w:kern w:val="0"/>
          <w:szCs w:val="24"/>
          <w:lang w:val="en-GB"/>
        </w:rPr>
        <w:t>E. Hernández-Romero, A. Valenzuela, D. Rivas, Probabilistic multi-aircraft conflict detection and resolution considering wind forecast uncertainty, Aerosp. Sci. Technol. 105 (2020) 105973. https://doi.org/https://doi.org/10.1016/j.ast.2020.105973.</w:t>
      </w:r>
    </w:p>
    <w:p w:rsidR="00003820" w:rsidRPr="00003820" w:rsidP="00331B14" w14:paraId="6BE6C63C"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w:t>
      </w:r>
      <w:r w:rsidRPr="00003820">
        <w:rPr>
          <w:noProof/>
          <w:kern w:val="0"/>
          <w:szCs w:val="24"/>
          <w:lang w:val="en-GB"/>
        </w:rPr>
        <w:tab/>
      </w:r>
      <w:r w:rsidRPr="00003820">
        <w:rPr>
          <w:noProof/>
          <w:kern w:val="0"/>
          <w:szCs w:val="24"/>
          <w:lang w:val="en-GB"/>
        </w:rPr>
        <w:t>International Civil Aviation Organization, Doc 9750. Global Air Navigation Plan, third edition, in: 2007: pp. 1–23.</w:t>
      </w:r>
    </w:p>
    <w:p w:rsidR="00003820" w:rsidRPr="00003820" w:rsidP="00331B14" w14:paraId="0F4FED5A" w14:textId="77777777">
      <w:pPr>
        <w:autoSpaceDE w:val="0"/>
        <w:autoSpaceDN w:val="0"/>
        <w:adjustRightInd w:val="0"/>
        <w:spacing w:line="240" w:lineRule="auto"/>
        <w:ind w:firstLine="0" w:firstLineChars="0"/>
        <w:jc w:val="left"/>
        <w:rPr>
          <w:noProof/>
          <w:kern w:val="0"/>
          <w:szCs w:val="24"/>
        </w:rPr>
      </w:pPr>
      <w:r w:rsidRPr="00003820">
        <w:rPr>
          <w:noProof/>
          <w:kern w:val="0"/>
          <w:szCs w:val="24"/>
          <w:lang w:val="en-GB"/>
        </w:rPr>
        <w:t>[3]</w:t>
      </w:r>
      <w:r w:rsidRPr="00003820">
        <w:rPr>
          <w:noProof/>
          <w:kern w:val="0"/>
          <w:szCs w:val="24"/>
          <w:lang w:val="en-GB"/>
        </w:rPr>
        <w:tab/>
      </w:r>
      <w:r w:rsidRPr="00003820">
        <w:rPr>
          <w:noProof/>
          <w:kern w:val="0"/>
          <w:szCs w:val="24"/>
          <w:lang w:val="en-GB"/>
        </w:rPr>
        <w:t>H. Erzberger, Automated conflict resolution for air traffic control, (2006).</w:t>
      </w:r>
    </w:p>
    <w:p w:rsidR="00003820" w:rsidRPr="00003820" w:rsidP="00331B14" w14:paraId="08514B6C"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w:t>
      </w:r>
      <w:r w:rsidRPr="00003820">
        <w:rPr>
          <w:noProof/>
          <w:kern w:val="0"/>
          <w:szCs w:val="24"/>
          <w:lang w:val="en-GB"/>
        </w:rPr>
        <w:tab/>
      </w:r>
      <w:r w:rsidRPr="00003820">
        <w:rPr>
          <w:noProof/>
          <w:kern w:val="0"/>
          <w:szCs w:val="24"/>
          <w:lang w:val="en-GB"/>
        </w:rPr>
        <w:t>J. Tang, Review: Analysis and Improvement of Traffic Alert and Collision Avoidance System, IEEE Access. 5 (2017) 21419–21429. https://doi.org/10.1109/ACCESS.2017.2757598.</w:t>
      </w:r>
    </w:p>
    <w:p w:rsidR="00003820" w:rsidRPr="00003820" w:rsidP="00331B14" w14:paraId="31C72AC7"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w:t>
      </w:r>
      <w:r w:rsidRPr="00003820">
        <w:rPr>
          <w:noProof/>
          <w:kern w:val="0"/>
          <w:szCs w:val="24"/>
          <w:lang w:val="en-GB"/>
        </w:rPr>
        <w:tab/>
      </w:r>
      <w:r w:rsidRPr="00003820">
        <w:rPr>
          <w:noProof/>
          <w:kern w:val="0"/>
          <w:szCs w:val="24"/>
          <w:lang w:val="en-GB"/>
        </w:rPr>
        <w:t xml:space="preserve">J.K. Kuchar, L.C. Yang, A review of conflict detection and resolution </w:t>
      </w:r>
      <w:ins w:id="820" w:author="Editor" w:date="2021-07-20T07:39:33Z">
        <w:r w:rsidRPr="00003820">
          <w:rPr>
            <w:noProof/>
            <w:kern w:val="0"/>
            <w:szCs w:val="24"/>
            <w:lang w:val="en-GB"/>
          </w:rPr>
          <w:t>modelling</w:t>
        </w:r>
      </w:ins>
      <w:del w:id="821" w:author="Editor" w:date="2021-07-20T07:39:33Z">
        <w:r w:rsidRPr="00003820">
          <w:rPr>
            <w:noProof/>
            <w:kern w:val="0"/>
            <w:szCs w:val="24"/>
            <w:lang w:val="en-GB"/>
          </w:rPr>
          <w:delText>modeling</w:delText>
        </w:r>
      </w:del>
      <w:r w:rsidRPr="00003820">
        <w:rPr>
          <w:noProof/>
          <w:kern w:val="0"/>
          <w:szCs w:val="24"/>
          <w:lang w:val="en-GB"/>
        </w:rPr>
        <w:t xml:space="preserve"> methods, IEEE Trans. Intell. Transp. Syst. 1 (2000) 179–189. https://doi.org/10.1109/6979.898217.</w:t>
      </w:r>
    </w:p>
    <w:p w:rsidR="00003820" w:rsidRPr="00003820" w:rsidP="00331B14" w14:paraId="40C0E524"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[6]</w:t>
      </w:r>
      <w:r w:rsidRPr="00003820">
        <w:rPr>
          <w:noProof/>
          <w:kern w:val="0"/>
          <w:szCs w:val="24"/>
          <w:lang w:val="en-GB"/>
        </w:rPr>
        <w:tab/>
      </w:r>
      <w:r w:rsidRPr="00003820">
        <w:rPr>
          <w:noProof/>
          <w:kern w:val="0"/>
          <w:szCs w:val="24"/>
          <w:lang w:val="en-GB"/>
        </w:rPr>
        <w:t>M. Ribeiro, J. Ellerbroek, J. Hoekstra, Review of Conflict Resolution Methods for Manned and Unmanned Aviation, Aerosp</w:t>
      </w:r>
      <w:r w:rsidRPr="00003820">
        <w:rPr>
          <w:noProof/>
          <w:kern w:val="0"/>
          <w:szCs w:val="24"/>
          <w:lang w:val="en-GB"/>
        </w:rPr>
        <w:t>.</w:t>
      </w:r>
      <w:del w:id="822" w:author="Editor" w:date="2021-07-20T07:39:33Z">
        <w:r w:rsidRPr="00003820">
          <w:rPr>
            <w:noProof/>
            <w:kern w:val="0"/>
            <w:szCs w:val="24"/>
            <w:lang w:val="en-GB"/>
          </w:rPr>
          <w:delText xml:space="preserve"> .</w:delText>
        </w:r>
      </w:del>
      <w:r w:rsidRPr="00003820">
        <w:rPr>
          <w:noProof/>
          <w:kern w:val="0"/>
          <w:szCs w:val="24"/>
          <w:lang w:val="en-GB"/>
        </w:rPr>
        <w:t xml:space="preserve"> 7 (2020). https://doi.org/10.3390/aerospace7060079.</w:t>
      </w:r>
    </w:p>
    <w:p w:rsidR="00003820" w:rsidRPr="00003820" w:rsidP="00331B14" w14:paraId="43236F8B"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[7]</w:t>
      </w:r>
      <w:r w:rsidRPr="00003820">
        <w:rPr>
          <w:noProof/>
          <w:kern w:val="0"/>
          <w:szCs w:val="24"/>
          <w:lang w:val="en-GB"/>
        </w:rPr>
        <w:tab/>
      </w:r>
      <w:r w:rsidRPr="00003820">
        <w:rPr>
          <w:noProof/>
          <w:kern w:val="0"/>
          <w:szCs w:val="24"/>
          <w:lang w:val="en-GB"/>
        </w:rPr>
        <w:t>C. Tomlin, G.J. Pappas, S. Sastry, Conflict resolution for air traffic management: a study in multiagent hybrid systems, IEEE Trans. Automat. Contr. 43 (1998) 509–521. https://doi.org/10.1109/9.664154.</w:t>
      </w:r>
    </w:p>
    <w:p w:rsidR="00003820" w:rsidRPr="00003820" w:rsidP="00331B14" w14:paraId="417AFCB1"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[8]</w:t>
      </w:r>
      <w:r w:rsidRPr="00003820">
        <w:rPr>
          <w:noProof/>
          <w:kern w:val="0"/>
          <w:szCs w:val="24"/>
          <w:lang w:val="en-GB"/>
        </w:rPr>
        <w:tab/>
      </w:r>
      <w:r w:rsidRPr="00003820">
        <w:rPr>
          <w:noProof/>
          <w:kern w:val="0"/>
          <w:szCs w:val="24"/>
          <w:lang w:val="en-GB"/>
        </w:rPr>
        <w:t>S. Devasia, D. Iamratanakul, G. Chatterji, G. Meyer, Decoupled Conflict-Resolution Procedures for Decentralized Air Traffic Control, 2009. https://doi.org/10.1109/CCA.2009.5281138.</w:t>
      </w:r>
    </w:p>
    <w:p w:rsidR="00003820" w:rsidRPr="00003820" w:rsidP="00331B14" w14:paraId="263CD9EF"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[9]</w:t>
      </w:r>
      <w:r w:rsidRPr="00003820">
        <w:rPr>
          <w:noProof/>
          <w:kern w:val="0"/>
          <w:szCs w:val="24"/>
          <w:lang w:val="en-GB"/>
        </w:rPr>
        <w:tab/>
      </w:r>
      <w:r w:rsidRPr="00003820">
        <w:rPr>
          <w:noProof/>
          <w:kern w:val="0"/>
          <w:szCs w:val="24"/>
          <w:lang w:val="en-GB"/>
        </w:rPr>
        <w:t xml:space="preserve">A. Dudoit, J. Skorupski, A Simulation-Based Approach for the Conflict Resolution Method </w:t>
      </w:r>
      <w:r w:rsidRPr="00003820">
        <w:rPr>
          <w:noProof/>
          <w:kern w:val="0"/>
          <w:szCs w:val="24"/>
          <w:lang w:val="en-GB"/>
        </w:rPr>
        <w:t>Optimization</w:t>
      </w:r>
      <w:r w:rsidRPr="00003820">
        <w:rPr>
          <w:noProof/>
          <w:kern w:val="0"/>
          <w:szCs w:val="24"/>
          <w:lang w:val="en-GB"/>
        </w:rPr>
        <w:t xml:space="preserve"> in a Distributed Air Traffic Control System, in: 2019: pp. 104–114. https://doi.org/10.1007/978-3-030-27687-4_11.</w:t>
      </w:r>
    </w:p>
    <w:p w:rsidR="00003820" w:rsidRPr="00003820" w:rsidP="00331B14" w14:paraId="0781722E"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[10]</w:t>
      </w:r>
      <w:r w:rsidRPr="00003820">
        <w:rPr>
          <w:noProof/>
          <w:kern w:val="0"/>
          <w:szCs w:val="24"/>
          <w:lang w:val="en-GB"/>
        </w:rPr>
        <w:tab/>
      </w:r>
      <w:r w:rsidRPr="00003820">
        <w:rPr>
          <w:noProof/>
          <w:kern w:val="0"/>
          <w:szCs w:val="24"/>
          <w:lang w:val="en-GB"/>
        </w:rPr>
        <w:t>H.-X. Chen, Y. Nan, Y. Yang, Real-time Conflict Resolution Algorithm for Multi-UAV Based on Model Predict Control, Algorithms</w:t>
      </w:r>
      <w:ins w:id="823" w:author="Editor" w:date="2021-07-20T07:39:33Z">
        <w:r w:rsidRPr="00003820">
          <w:rPr>
            <w:noProof/>
            <w:kern w:val="0"/>
            <w:szCs w:val="24"/>
            <w:lang w:val="en-GB"/>
          </w:rPr>
          <w:t>.</w:t>
        </w:r>
      </w:ins>
      <w:del w:id="824" w:author="Editor" w:date="2021-07-20T07:39:33Z">
        <w:r w:rsidRPr="00003820">
          <w:rPr>
            <w:noProof/>
            <w:kern w:val="0"/>
            <w:szCs w:val="24"/>
            <w:lang w:val="en-GB"/>
          </w:rPr>
          <w:delText xml:space="preserve"> .</w:delText>
        </w:r>
      </w:del>
      <w:r w:rsidRPr="00003820">
        <w:rPr>
          <w:noProof/>
          <w:kern w:val="0"/>
          <w:szCs w:val="24"/>
          <w:lang w:val="en-GB"/>
        </w:rPr>
        <w:t xml:space="preserve"> 12 (2019). https://doi.org/10.3390/a12020047.</w:t>
      </w:r>
    </w:p>
    <w:p w:rsidR="00003820" w:rsidRPr="00003820" w:rsidP="00331B14" w14:paraId="0C0605B6"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[11]</w:t>
      </w:r>
      <w:r w:rsidRPr="00003820">
        <w:rPr>
          <w:noProof/>
          <w:kern w:val="0"/>
          <w:szCs w:val="24"/>
          <w:lang w:val="en-GB"/>
        </w:rPr>
        <w:tab/>
      </w:r>
      <w:r w:rsidRPr="00003820">
        <w:rPr>
          <w:noProof/>
          <w:kern w:val="0"/>
          <w:szCs w:val="24"/>
          <w:lang w:val="en-GB"/>
        </w:rPr>
        <w:t>P. Brooker, Airborne Separation Assurance Systems: towards a work programme to prove safety, Saf. Sci. 42 (2004) 723–754.</w:t>
      </w:r>
    </w:p>
    <w:p w:rsidR="00003820" w:rsidRPr="00003820" w:rsidP="00331B14" w14:paraId="5E15D708"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[12]</w:t>
      </w:r>
      <w:r w:rsidRPr="00003820">
        <w:rPr>
          <w:noProof/>
          <w:kern w:val="0"/>
          <w:szCs w:val="24"/>
          <w:lang w:val="en-GB"/>
        </w:rPr>
        <w:tab/>
      </w:r>
      <w:r w:rsidRPr="00003820">
        <w:rPr>
          <w:noProof/>
          <w:kern w:val="0"/>
          <w:szCs w:val="24"/>
          <w:lang w:val="en-GB"/>
        </w:rPr>
        <w:t>C. Munoz, A. Narkawicz, J. Chamberlain, A TCAS-II resolution advisory detection algorithm, in: AIAA Guid. Navig. Control Conf., 2013: p. 4622.</w:t>
      </w:r>
    </w:p>
    <w:p w:rsidR="00003820" w:rsidRPr="00003820" w:rsidP="00331B14" w14:paraId="06E7256D"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[13]</w:t>
      </w:r>
      <w:r w:rsidRPr="00003820">
        <w:rPr>
          <w:noProof/>
          <w:kern w:val="0"/>
          <w:szCs w:val="24"/>
          <w:lang w:val="en-GB"/>
        </w:rPr>
        <w:tab/>
      </w:r>
      <w:r w:rsidRPr="00003820">
        <w:rPr>
          <w:noProof/>
          <w:kern w:val="0"/>
          <w:szCs w:val="24"/>
          <w:lang w:val="en-GB"/>
        </w:rPr>
        <w:t>M.J. Kochenderfer, J.E. Holland, J.P. Chryssanthacopoulos, Next-generation airborne collision avoidance system, 2012.</w:t>
      </w:r>
    </w:p>
    <w:p w:rsidR="00003820" w:rsidRPr="00003820" w:rsidP="00331B14" w14:paraId="6C938011"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[14]</w:t>
      </w:r>
      <w:r w:rsidRPr="00003820">
        <w:rPr>
          <w:noProof/>
          <w:kern w:val="0"/>
          <w:szCs w:val="24"/>
          <w:lang w:val="en-GB"/>
        </w:rPr>
        <w:tab/>
      </w:r>
      <w:r w:rsidRPr="00003820">
        <w:rPr>
          <w:noProof/>
          <w:kern w:val="0"/>
          <w:szCs w:val="24"/>
          <w:lang w:val="en-GB"/>
        </w:rPr>
        <w:t>Y.I. Jenie, E.-J. Van Kampen, J. Ellerbroek, J.M. Hoekstra, Taxonomy of conflict detection and resolution approaches for unmanned aerial vehicle in an integrated airspace, IEEE Trans. Intell. Transp. Syst. 18 (2016) 558–567.</w:t>
      </w:r>
    </w:p>
    <w:p w:rsidR="00003820" w:rsidRPr="00003820" w:rsidP="00331B14" w14:paraId="71A4F23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[15]</w:t>
      </w:r>
      <w:r w:rsidRPr="00003820">
        <w:rPr>
          <w:noProof/>
          <w:kern w:val="0"/>
          <w:szCs w:val="24"/>
          <w:lang w:val="en-GB"/>
        </w:rPr>
        <w:tab/>
      </w:r>
      <w:r w:rsidRPr="00003820">
        <w:rPr>
          <w:noProof/>
          <w:kern w:val="0"/>
          <w:szCs w:val="24"/>
          <w:lang w:val="en-GB"/>
        </w:rPr>
        <w:t>X. Tang, P. Chen, B. Li, Optimal air route flight conflict resolution based on receding horizon control, Aerosp. Sci. Technol. 50 (2015). https://doi.org/10.1016/j.ast.2015.12.024.</w:t>
      </w:r>
    </w:p>
    <w:p w:rsidR="00003820" w:rsidRPr="00003820" w:rsidP="00331B14" w14:paraId="5FED8431"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[16]</w:t>
      </w:r>
      <w:r w:rsidRPr="00003820">
        <w:rPr>
          <w:noProof/>
          <w:kern w:val="0"/>
          <w:szCs w:val="24"/>
          <w:lang w:val="en-GB"/>
        </w:rPr>
        <w:tab/>
      </w:r>
      <w:r w:rsidRPr="00003820">
        <w:rPr>
          <w:noProof/>
          <w:kern w:val="0"/>
          <w:szCs w:val="24"/>
          <w:lang w:val="en-GB"/>
        </w:rPr>
        <w:t>P. Zhao, Y. Liu, Physics Informed Deep Reinforcement Learning for Aircraft Conflict Resolution, IEEE Trans. Intell. Transp. Syst. (2021).</w:t>
      </w:r>
    </w:p>
    <w:p w:rsidR="00003820" w:rsidRPr="00003820" w:rsidP="00331B14" w14:paraId="35F54602"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[17]</w:t>
      </w:r>
      <w:r w:rsidRPr="00003820">
        <w:rPr>
          <w:noProof/>
          <w:kern w:val="0"/>
          <w:szCs w:val="24"/>
          <w:lang w:val="en-GB"/>
        </w:rPr>
        <w:tab/>
      </w:r>
      <w:r w:rsidRPr="00003820">
        <w:rPr>
          <w:noProof/>
          <w:kern w:val="0"/>
          <w:szCs w:val="24"/>
          <w:lang w:val="en-GB"/>
        </w:rPr>
        <w:t>L. Pallottino, E. Feron, A. Bicchi, Conflict Resolution Problems for Air Traffic Management Systems Solved with Mixed Integer Programming, Intell. Transp. Syst. IEEE Trans. 3 (2002) 3–11. https://doi.org/10.1109/6979.994791.</w:t>
      </w:r>
    </w:p>
    <w:p w:rsidR="00003820" w:rsidRPr="00003820" w:rsidP="00331B14" w14:paraId="1D8B9E62"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[18]</w:t>
      </w:r>
      <w:r w:rsidRPr="00003820">
        <w:rPr>
          <w:noProof/>
          <w:kern w:val="0"/>
          <w:szCs w:val="24"/>
          <w:lang w:val="en-GB"/>
        </w:rPr>
        <w:tab/>
      </w:r>
      <w:r w:rsidRPr="00003820">
        <w:rPr>
          <w:noProof/>
          <w:kern w:val="0"/>
          <w:szCs w:val="24"/>
          <w:lang w:val="en-GB"/>
        </w:rPr>
        <w:t xml:space="preserve">J. Omer, A space-discretized mixed-integer linear model for air-conflict resolution with speed and heading </w:t>
      </w:r>
      <w:ins w:id="825" w:author="Editor" w:date="2021-07-20T07:39:37Z">
        <w:r w:rsidRPr="00003820">
          <w:rPr>
            <w:noProof/>
            <w:kern w:val="0"/>
            <w:szCs w:val="24"/>
            <w:lang w:val="en-GB"/>
          </w:rPr>
          <w:t>manoeuvres</w:t>
        </w:r>
      </w:ins>
      <w:del w:id="826" w:author="Editor" w:date="2021-07-20T07:39:37Z">
        <w:r w:rsidRPr="00003820">
          <w:rPr>
            <w:noProof/>
            <w:kern w:val="0"/>
            <w:szCs w:val="24"/>
            <w:lang w:val="en-GB"/>
          </w:rPr>
          <w:delText>maneuvers</w:delText>
        </w:r>
      </w:del>
      <w:r w:rsidRPr="00003820">
        <w:rPr>
          <w:noProof/>
          <w:kern w:val="0"/>
          <w:szCs w:val="24"/>
          <w:lang w:val="en-GB"/>
        </w:rPr>
        <w:t>, Comput. Oper. Res. 58 (2015). https://doi.org/10.1016/j.cor.2014.12.012.</w:t>
      </w:r>
    </w:p>
    <w:p w:rsidR="00003820" w:rsidRPr="00003820" w:rsidP="00331B14" w14:paraId="1047DF69"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[19]</w:t>
      </w:r>
      <w:r w:rsidRPr="00003820">
        <w:rPr>
          <w:noProof/>
          <w:kern w:val="0"/>
          <w:szCs w:val="24"/>
          <w:lang w:val="en-GB"/>
        </w:rPr>
        <w:tab/>
      </w:r>
      <w:r w:rsidRPr="00003820">
        <w:rPr>
          <w:noProof/>
          <w:kern w:val="0"/>
          <w:szCs w:val="24"/>
          <w:lang w:val="en-GB"/>
        </w:rPr>
        <w:t>A. Alonso-Ayuso, L.F. Escudero, F.J. Mart\’\in-Campo, Exact and Approximate Solving of the Aircraft Collision Resolution Problem via Turn Changes, Transp. Sci. 50 (2016) 263–274. https://doi.org/10.1287/trsc.2014.0557.</w:t>
      </w:r>
    </w:p>
    <w:p w:rsidR="00003820" w:rsidRPr="00003820" w:rsidP="00331B14" w14:paraId="30526F66"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[20]</w:t>
      </w:r>
      <w:r w:rsidRPr="00003820">
        <w:rPr>
          <w:noProof/>
          <w:kern w:val="0"/>
          <w:szCs w:val="24"/>
          <w:lang w:val="en-GB"/>
        </w:rPr>
        <w:tab/>
      </w:r>
      <w:r w:rsidRPr="00003820">
        <w:rPr>
          <w:noProof/>
          <w:kern w:val="0"/>
          <w:szCs w:val="24"/>
          <w:lang w:val="en-GB"/>
        </w:rPr>
        <w:t>S. Cafieri, R. Omheni, Mixed-Integer Nonlinear Programming for Aircraft Conflict Avoidance by Sequentially Applying Velocity and Heading Angle Changes, Eur. J. Oper. Res. 260 (2016). https://doi.org/10.1016/j.ejor.2016.12.010.</w:t>
      </w:r>
    </w:p>
    <w:p w:rsidR="00003820" w:rsidRPr="00003820" w:rsidP="00331B14" w14:paraId="658874FE"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[21]</w:t>
      </w:r>
      <w:r w:rsidRPr="00003820">
        <w:rPr>
          <w:noProof/>
          <w:kern w:val="0"/>
          <w:szCs w:val="24"/>
          <w:lang w:val="en-GB"/>
        </w:rPr>
        <w:tab/>
      </w:r>
      <w:r w:rsidRPr="00003820">
        <w:rPr>
          <w:noProof/>
          <w:kern w:val="0"/>
          <w:szCs w:val="24"/>
          <w:lang w:val="en-GB"/>
        </w:rPr>
        <w:t>Y. Matsuno, T. Tsuchiya, J. Wei, I. Hwang, N. Matayoshi, Stochastic optimal control for aircraft conflict resolution under wind uncertainty, Aerosp. Sci. Technol. 43 (2015). https://doi.org/10.1016/j.ast.2015.02.018.</w:t>
      </w:r>
    </w:p>
    <w:p w:rsidR="00003820" w:rsidRPr="00003820" w:rsidP="00331B14" w14:paraId="3EFD256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[22]</w:t>
      </w:r>
      <w:r w:rsidRPr="00003820">
        <w:rPr>
          <w:noProof/>
          <w:kern w:val="0"/>
          <w:szCs w:val="24"/>
          <w:lang w:val="en-GB"/>
        </w:rPr>
        <w:tab/>
      </w:r>
      <w:r w:rsidRPr="00003820">
        <w:rPr>
          <w:noProof/>
          <w:kern w:val="0"/>
          <w:szCs w:val="24"/>
          <w:lang w:val="en-GB"/>
        </w:rPr>
        <w:t>S. Ayhan, P. Costas, H. Samet, Prescriptive Analytics System for Long-Range Aircraft Conflict Detection and Resolution, in: Proc. 26th ACM SIGSPATIAL Int. Conf. Adv. Geogr. Inf. Syst., Association for Computing Machinery, New York, NY, USA, 2018: pp. 239–248. https://doi.org/10.1145/3274895.3274947.</w:t>
      </w:r>
    </w:p>
    <w:p w:rsidR="00003820" w:rsidRPr="00003820" w:rsidP="00331B14" w14:paraId="109137FD"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[23]</w:t>
      </w:r>
      <w:r w:rsidRPr="00003820">
        <w:rPr>
          <w:noProof/>
          <w:kern w:val="0"/>
          <w:szCs w:val="24"/>
          <w:lang w:val="en-GB"/>
        </w:rPr>
        <w:tab/>
      </w:r>
      <w:r w:rsidRPr="00003820">
        <w:rPr>
          <w:noProof/>
          <w:kern w:val="0"/>
          <w:szCs w:val="24"/>
          <w:lang w:val="en-GB"/>
        </w:rPr>
        <w:t>Y. Yi, M. Tong, LiuXi, Flight Conflict Detection and Resolution Based on Digital Grid, in: 2020: pp. 467–479. https://doi.org/10.1007/978-981-15-0187-6_56.</w:t>
      </w:r>
    </w:p>
    <w:p w:rsidR="00003820" w:rsidRPr="00003820" w:rsidP="00331B14" w14:paraId="2E1DAEA4"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[24]</w:t>
      </w:r>
      <w:r w:rsidRPr="00003820">
        <w:rPr>
          <w:noProof/>
          <w:kern w:val="0"/>
          <w:szCs w:val="24"/>
          <w:lang w:val="en-GB"/>
        </w:rPr>
        <w:tab/>
      </w:r>
      <w:r w:rsidRPr="00003820">
        <w:rPr>
          <w:noProof/>
          <w:kern w:val="0"/>
          <w:szCs w:val="24"/>
          <w:lang w:val="en-GB"/>
        </w:rPr>
        <w:t xml:space="preserve">A. Letchford, The Linear Ordering Problem: Exact and Heuristic Methods in Combinatorial </w:t>
      </w:r>
      <w:r w:rsidRPr="00003820">
        <w:rPr>
          <w:noProof/>
          <w:kern w:val="0"/>
          <w:szCs w:val="24"/>
          <w:lang w:val="en-GB"/>
        </w:rPr>
        <w:t>Optimization</w:t>
      </w:r>
      <w:r w:rsidRPr="00003820">
        <w:rPr>
          <w:noProof/>
          <w:kern w:val="0"/>
          <w:szCs w:val="24"/>
          <w:lang w:val="en-GB"/>
        </w:rPr>
        <w:t xml:space="preserve"> by Rafael Martí; Gerhard Reinelt, Interfaces (Providence). 42 (2012) 324–325. https://doi.org/10.2307/23254881.</w:t>
      </w:r>
    </w:p>
    <w:p w:rsidR="00003820" w:rsidRPr="00003820" w:rsidP="00331B14" w14:paraId="43C1993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[25]</w:t>
      </w:r>
      <w:r w:rsidRPr="00003820">
        <w:rPr>
          <w:noProof/>
          <w:kern w:val="0"/>
          <w:szCs w:val="24"/>
          <w:lang w:val="en-GB"/>
        </w:rPr>
        <w:tab/>
      </w:r>
      <w:r w:rsidRPr="00003820">
        <w:rPr>
          <w:noProof/>
          <w:kern w:val="0"/>
          <w:szCs w:val="24"/>
          <w:lang w:val="en-GB"/>
        </w:rPr>
        <w:t>A. Alonso-Ayuso, L. Escudero, F.J. Martín-Campo, N. Mladenovic, A VNS metaheuristic for solving the aircraft conflict detection and resolution problem by performing turn changes, J. Glob. Optim. 63 (2015) 583–596. https://doi.org/10.1007/s10898-014-0144-8.</w:t>
      </w:r>
    </w:p>
    <w:p w:rsidR="00003820" w:rsidRPr="00003820" w:rsidP="00331B14" w14:paraId="75202321"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[26]</w:t>
      </w:r>
      <w:r w:rsidRPr="00003820">
        <w:rPr>
          <w:noProof/>
          <w:kern w:val="0"/>
          <w:szCs w:val="24"/>
          <w:lang w:val="en-GB"/>
        </w:rPr>
        <w:tab/>
      </w:r>
      <w:r w:rsidRPr="00003820">
        <w:rPr>
          <w:noProof/>
          <w:kern w:val="0"/>
          <w:szCs w:val="24"/>
          <w:lang w:val="en-GB"/>
        </w:rPr>
        <w:t xml:space="preserve">H. Liu, F. Liu, X. Zhang, X. Guan, J. Chen, P. Savinaud, Aircraft conflict resolution method based on hybrid ant colony </w:t>
      </w:r>
      <w:r w:rsidRPr="00003820">
        <w:rPr>
          <w:noProof/>
          <w:kern w:val="0"/>
          <w:szCs w:val="24"/>
          <w:lang w:val="en-GB"/>
        </w:rPr>
        <w:t>optimization</w:t>
      </w:r>
      <w:r w:rsidRPr="00003820">
        <w:rPr>
          <w:noProof/>
          <w:kern w:val="0"/>
          <w:szCs w:val="24"/>
          <w:lang w:val="en-GB"/>
        </w:rPr>
        <w:t xml:space="preserve"> and artificial potential field, Sci. China Inf. Sci. 61 (2018) 129103. https://doi.org/10.1007/s11432-017-9310-5.</w:t>
      </w:r>
    </w:p>
    <w:p w:rsidR="00003820" w:rsidRPr="00003820" w:rsidP="00331B14" w14:paraId="6CF099C1"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[27]</w:t>
      </w:r>
      <w:r w:rsidRPr="00003820">
        <w:rPr>
          <w:noProof/>
          <w:kern w:val="0"/>
          <w:szCs w:val="24"/>
          <w:lang w:val="en-GB"/>
        </w:rPr>
        <w:tab/>
      </w:r>
      <w:r w:rsidRPr="00003820">
        <w:rPr>
          <w:noProof/>
          <w:kern w:val="0"/>
          <w:szCs w:val="24"/>
          <w:lang w:val="en-GB"/>
        </w:rPr>
        <w:t>S. Hao, S. Cheng, Y. Zhang, A multi-aircraft conflict detection and resolution method for 4-Dimensional trajectory-based operation, Chinese J. Aeronaut. 31 (2018). https://doi.org/10.1016/j.cja.2018.04.017.</w:t>
      </w:r>
    </w:p>
    <w:p w:rsidR="00003820" w:rsidRPr="00003820" w:rsidP="00331B14" w14:paraId="65476930"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[28]</w:t>
      </w:r>
      <w:r w:rsidRPr="00003820">
        <w:rPr>
          <w:noProof/>
          <w:kern w:val="0"/>
          <w:szCs w:val="24"/>
          <w:lang w:val="en-GB"/>
        </w:rPr>
        <w:tab/>
      </w:r>
      <w:r w:rsidRPr="00003820">
        <w:rPr>
          <w:noProof/>
          <w:kern w:val="0"/>
          <w:szCs w:val="24"/>
          <w:lang w:val="en-GB"/>
        </w:rPr>
        <w:t xml:space="preserve">Y. Hong, B. Choi, G. Oh, K. Lee, Y. Kim, Nonlinear Conflict Resolution and Flow Management Using Particle Swarm </w:t>
      </w:r>
      <w:r w:rsidRPr="00003820">
        <w:rPr>
          <w:noProof/>
          <w:kern w:val="0"/>
          <w:szCs w:val="24"/>
          <w:lang w:val="en-GB"/>
        </w:rPr>
        <w:t>Optimization</w:t>
      </w:r>
      <w:r w:rsidRPr="00003820">
        <w:rPr>
          <w:noProof/>
          <w:kern w:val="0"/>
          <w:szCs w:val="24"/>
          <w:lang w:val="en-GB"/>
        </w:rPr>
        <w:t>, IEEE Trans. Intell. Transp. Syst. PP (2017) 1–10. https://doi.org/10.1109/TITS.2017.2684824.</w:t>
      </w:r>
    </w:p>
    <w:p w:rsidR="00003820" w:rsidRPr="00003820" w:rsidP="00331B14" w14:paraId="7F9B3BD0"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[29]</w:t>
      </w:r>
      <w:r w:rsidRPr="00003820">
        <w:rPr>
          <w:noProof/>
          <w:kern w:val="0"/>
          <w:szCs w:val="24"/>
          <w:lang w:val="en-GB"/>
        </w:rPr>
        <w:tab/>
      </w:r>
      <w:r w:rsidRPr="00003820">
        <w:rPr>
          <w:noProof/>
          <w:kern w:val="0"/>
          <w:szCs w:val="24"/>
          <w:lang w:val="en-GB"/>
        </w:rPr>
        <w:t>J. Xurui, W. Minggong, W. Xiangxi, T. Congliang, W. Zibolin, A multi-aircraft conflict resolution method based on cooperative game, 2017. https://doi.org/10.1109/ICCIS.2017.8274877.</w:t>
      </w:r>
    </w:p>
    <w:p w:rsidR="00003820" w:rsidRPr="00003820" w:rsidP="00331B14" w14:paraId="0152918E" w14:textId="77777777">
      <w:pPr>
        <w:autoSpaceDE w:val="0"/>
        <w:autoSpaceDN w:val="0"/>
        <w:adjustRightInd w:val="0"/>
        <w:spacing w:line="240" w:lineRule="auto"/>
        <w:ind w:firstLine="0" w:firstLineChars="0"/>
        <w:jc w:val="left"/>
        <w:rPr>
          <w:noProof/>
          <w:kern w:val="0"/>
          <w:szCs w:val="24"/>
        </w:rPr>
      </w:pPr>
      <w:r w:rsidRPr="00003820">
        <w:rPr>
          <w:noProof/>
          <w:kern w:val="0"/>
          <w:szCs w:val="24"/>
          <w:lang w:val="en-GB"/>
        </w:rPr>
        <w:t>[30]</w:t>
      </w:r>
      <w:r w:rsidRPr="00003820">
        <w:rPr>
          <w:noProof/>
          <w:kern w:val="0"/>
          <w:szCs w:val="24"/>
          <w:lang w:val="en-GB"/>
        </w:rPr>
        <w:tab/>
      </w:r>
      <w:r w:rsidRPr="00003820">
        <w:rPr>
          <w:noProof/>
          <w:kern w:val="0"/>
          <w:szCs w:val="24"/>
          <w:lang w:val="en-GB"/>
        </w:rPr>
        <w:t>G. Granger, N. Dur, J.-M. Alliot, Optimal Resolution of En Route Conflicts, (2001).</w:t>
      </w:r>
    </w:p>
    <w:p w:rsidR="00003820" w:rsidRPr="00003820" w:rsidP="00331B14" w14:paraId="57A692C8"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[31]</w:t>
      </w:r>
      <w:r w:rsidRPr="00003820">
        <w:rPr>
          <w:noProof/>
          <w:kern w:val="0"/>
          <w:szCs w:val="24"/>
          <w:lang w:val="en-GB"/>
        </w:rPr>
        <w:tab/>
      </w:r>
      <w:r w:rsidRPr="00003820">
        <w:rPr>
          <w:noProof/>
          <w:kern w:val="0"/>
          <w:szCs w:val="24"/>
          <w:lang w:val="en-GB"/>
        </w:rPr>
        <w:t>D. Rathbun, S. Kragelund, A. Pongpunwattana, B. Capozzi, An evolution based path planning algorithm for autonomous motion of a UAV through uncertain environments, 2002. https://doi.org/10.1109/DASC.2002.1052946.</w:t>
      </w:r>
    </w:p>
    <w:p w:rsidR="00003820" w:rsidRPr="00003820" w:rsidP="00331B14" w14:paraId="2C59E437"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[32]</w:t>
      </w:r>
      <w:r w:rsidRPr="00003820">
        <w:rPr>
          <w:noProof/>
          <w:kern w:val="0"/>
          <w:szCs w:val="24"/>
          <w:lang w:val="en-GB"/>
        </w:rPr>
        <w:tab/>
      </w:r>
      <w:r w:rsidRPr="00003820">
        <w:rPr>
          <w:noProof/>
          <w:kern w:val="0"/>
          <w:szCs w:val="24"/>
          <w:lang w:val="en-GB"/>
        </w:rPr>
        <w:t>A. Sathyan, N. Ernest, L. Lavigne, F. Cazaurang, M. Kumar, K. Cohen, A Genetic Fuzzy Logic Based Approach to Solving the Aircraft Conflict Resolution Problem, 2017. https://doi.org/10.2514/6.2017-1751.</w:t>
      </w:r>
    </w:p>
    <w:p w:rsidR="00003820" w:rsidRPr="00003820" w:rsidP="00331B14" w14:paraId="0F94E3F5"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[33]</w:t>
      </w:r>
      <w:r w:rsidRPr="00003820">
        <w:rPr>
          <w:noProof/>
          <w:kern w:val="0"/>
          <w:szCs w:val="24"/>
          <w:lang w:val="en-GB"/>
        </w:rPr>
        <w:tab/>
      </w:r>
      <w:r w:rsidRPr="00003820">
        <w:rPr>
          <w:noProof/>
          <w:kern w:val="0"/>
          <w:szCs w:val="24"/>
          <w:lang w:val="en-GB"/>
        </w:rPr>
        <w:t>R.K. Cecen, C. Cetek, Conflict-free en-route operations with horizontal resolution manoeuvers using a heuristic algorithm, Aeronaut. J. 124 (2020) 767–785.</w:t>
      </w:r>
    </w:p>
    <w:p w:rsidR="00003820" w:rsidRPr="00003820" w:rsidP="00331B14" w14:paraId="5DF9D68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[34]</w:t>
      </w:r>
      <w:r w:rsidRPr="00003820">
        <w:rPr>
          <w:noProof/>
          <w:kern w:val="0"/>
          <w:szCs w:val="24"/>
          <w:lang w:val="en-GB"/>
        </w:rPr>
        <w:tab/>
      </w:r>
      <w:r w:rsidRPr="00003820">
        <w:rPr>
          <w:noProof/>
          <w:kern w:val="0"/>
          <w:szCs w:val="24"/>
          <w:lang w:val="en-GB"/>
        </w:rPr>
        <w:t xml:space="preserve">S. Cafieri, D. Rey, </w:t>
      </w:r>
      <w:r w:rsidRPr="00003820">
        <w:rPr>
          <w:noProof/>
          <w:kern w:val="0"/>
          <w:szCs w:val="24"/>
          <w:lang w:val="en-GB"/>
        </w:rPr>
        <w:t>Maximiz</w:t>
      </w:r>
      <w:r w:rsidRPr="00003820">
        <w:rPr>
          <w:noProof/>
          <w:kern w:val="0"/>
          <w:szCs w:val="24"/>
          <w:lang w:val="en-GB"/>
        </w:rPr>
        <w:t>ing the number of conflict-free aircraft using mixed-integer nonlinear programming, Comput. Oper. Res. 80 (2016) 147–158.</w:t>
      </w:r>
    </w:p>
    <w:p w:rsidR="00003820" w:rsidRPr="00003820" w:rsidP="00331B14" w14:paraId="54A8503C" w14:textId="23602182">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[35]</w:t>
      </w:r>
      <w:r w:rsidRPr="00003820">
        <w:rPr>
          <w:noProof/>
          <w:kern w:val="0"/>
          <w:szCs w:val="24"/>
          <w:lang w:val="en-GB"/>
        </w:rPr>
        <w:tab/>
      </w:r>
      <w:r w:rsidRPr="00003820">
        <w:rPr>
          <w:noProof/>
          <w:kern w:val="0"/>
          <w:szCs w:val="24"/>
          <w:lang w:val="en-GB"/>
        </w:rPr>
        <w:t>K. Bilimoria, H. Lee, Z.-H. Mao, E. Feron, Comparison of centralized and decentralized conflict resolution policies for multiple-aircraft problems, in: 18th Appl. Aerodyn. Conf., 2000: p. 4268.</w:t>
      </w:r>
    </w:p>
    <w:p w:rsidR="00003820" w:rsidRPr="00003820" w:rsidP="00331B14" w14:paraId="581B0169"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[36]</w:t>
      </w:r>
      <w:r w:rsidRPr="00003820">
        <w:rPr>
          <w:noProof/>
          <w:kern w:val="0"/>
          <w:szCs w:val="24"/>
          <w:lang w:val="en-GB"/>
        </w:rPr>
        <w:tab/>
      </w:r>
      <w:r w:rsidRPr="00003820">
        <w:rPr>
          <w:noProof/>
          <w:kern w:val="0"/>
          <w:szCs w:val="24"/>
          <w:lang w:val="en-GB"/>
        </w:rPr>
        <w:t>K. Kim, R. Deshmukh, I. Hwang, Development of data-driven conflict resolution generator for en-route airspace, Aerosp. Sci. Technol. 114 (2021) 106744.</w:t>
      </w:r>
    </w:p>
    <w:p w:rsidR="00003820" w:rsidRPr="00003820" w:rsidP="00331B14" w14:paraId="1F11FD67"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[37]</w:t>
      </w:r>
      <w:r w:rsidRPr="00003820">
        <w:rPr>
          <w:noProof/>
          <w:kern w:val="0"/>
          <w:szCs w:val="24"/>
          <w:lang w:val="en-GB"/>
        </w:rPr>
        <w:tab/>
      </w:r>
      <w:r w:rsidRPr="00003820">
        <w:rPr>
          <w:noProof/>
          <w:kern w:val="0"/>
          <w:szCs w:val="24"/>
          <w:lang w:val="en-GB"/>
        </w:rPr>
        <w:t>Z. Wang, H. Li, J. Wang, F. Shen, Deep reinforcement learning based conflict detection and resolution in air traffic control, IET Intell. Transp. Syst. 13 (2019) 1041–1047.</w:t>
      </w:r>
    </w:p>
    <w:p w:rsidR="00003820" w:rsidRPr="00003820" w:rsidP="00331B14" w14:paraId="10330D3F"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[38]</w:t>
      </w:r>
      <w:r w:rsidRPr="00003820">
        <w:rPr>
          <w:noProof/>
          <w:kern w:val="0"/>
          <w:szCs w:val="24"/>
          <w:lang w:val="en-GB"/>
        </w:rPr>
        <w:tab/>
      </w:r>
      <w:r w:rsidRPr="00003820">
        <w:rPr>
          <w:noProof/>
          <w:kern w:val="0"/>
          <w:szCs w:val="24"/>
          <w:lang w:val="en-GB"/>
        </w:rPr>
        <w:t>N.P. Tran, D.-T. Pham, S.K. Goh, S. Alam, V. Duong, An Intelligent Interactive Conflict Solver Incorporating Air Traffic Controllers’ Preferences Using Reinforcement Learning, in: 2019 Integr. Commun. Navig. Surveill. Conf., 2019: pp. 1–8.</w:t>
      </w:r>
    </w:p>
    <w:p w:rsidR="00003820" w:rsidRPr="00003820" w:rsidP="00331B14" w14:paraId="118FDF8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[39]</w:t>
      </w:r>
      <w:r w:rsidRPr="00003820">
        <w:rPr>
          <w:noProof/>
          <w:kern w:val="0"/>
          <w:szCs w:val="24"/>
          <w:lang w:val="en-GB"/>
        </w:rPr>
        <w:tab/>
      </w:r>
      <w:r w:rsidRPr="00003820">
        <w:rPr>
          <w:noProof/>
          <w:kern w:val="0"/>
          <w:szCs w:val="24"/>
          <w:lang w:val="en-GB"/>
        </w:rPr>
        <w:t>D.-T. Pham, N.P. Tran, S. Alam, V. Duong, D. Delahaye, A Machine Learning Approach for Conflict Resolution in Dense Traffic Scenarios with Uncertainties, in: ATM 2019, 13th USA/Europe Air Traffic Manag. Res. Dev. Semin., Vienne, Austria, 2019. https://hal-enac.archives-ouvertes.fr/hal-02138135.</w:t>
      </w:r>
    </w:p>
    <w:p w:rsidR="00003820" w:rsidRPr="00003820" w:rsidP="00331B14" w14:paraId="577F66B5"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[40]</w:t>
      </w:r>
      <w:r w:rsidRPr="00003820">
        <w:rPr>
          <w:noProof/>
          <w:kern w:val="0"/>
          <w:szCs w:val="24"/>
          <w:lang w:val="en-GB"/>
        </w:rPr>
        <w:tab/>
      </w:r>
      <w:r w:rsidRPr="00003820">
        <w:rPr>
          <w:noProof/>
          <w:kern w:val="0"/>
          <w:szCs w:val="24"/>
          <w:lang w:val="en-GB"/>
        </w:rPr>
        <w:t>T.T. Nguyen, N.D. Nguyen, S. Nahavandi, Deep reinforcement learning for multiagent systems: A review of challenges, solutions, and applications, IEEE Trans. Cybern. 50 (2020) 3826–3839.</w:t>
      </w:r>
    </w:p>
    <w:p w:rsidR="00003820" w:rsidRPr="00003820" w:rsidP="00331B14" w14:paraId="4D9402B9"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[41]</w:t>
      </w:r>
      <w:r w:rsidRPr="00003820">
        <w:rPr>
          <w:noProof/>
          <w:kern w:val="0"/>
          <w:szCs w:val="24"/>
          <w:lang w:val="en-GB"/>
        </w:rPr>
        <w:tab/>
      </w:r>
      <w:r w:rsidRPr="00003820">
        <w:rPr>
          <w:noProof/>
          <w:kern w:val="0"/>
          <w:szCs w:val="24"/>
          <w:lang w:val="en-GB"/>
        </w:rPr>
        <w:t>F. Bin, F. XiaoFeng, X. Shuo, Research on cooperative collision avoidance problem of multiple UAV based on reinforcement learning, in: 2017 10th Int. Conf. Intell. Comput. Technol. Autom., 2017: pp. 103–109.</w:t>
      </w:r>
    </w:p>
    <w:p w:rsidR="00003820" w:rsidRPr="00003820" w:rsidP="00331B14" w14:paraId="42394C4C"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[42]</w:t>
      </w:r>
      <w:r w:rsidRPr="00003820">
        <w:rPr>
          <w:noProof/>
          <w:kern w:val="0"/>
          <w:szCs w:val="24"/>
          <w:lang w:val="en-GB"/>
        </w:rPr>
        <w:tab/>
      </w:r>
      <w:r w:rsidRPr="00003820">
        <w:rPr>
          <w:noProof/>
          <w:kern w:val="0"/>
          <w:szCs w:val="24"/>
          <w:lang w:val="en-GB"/>
        </w:rPr>
        <w:t xml:space="preserve">S. Li, M. Egorov, M. Kochenderfer, </w:t>
      </w:r>
      <w:r w:rsidRPr="00003820">
        <w:rPr>
          <w:noProof/>
          <w:kern w:val="0"/>
          <w:szCs w:val="24"/>
          <w:lang w:val="en-GB"/>
        </w:rPr>
        <w:t>Optimizing</w:t>
      </w:r>
      <w:r w:rsidRPr="00003820">
        <w:rPr>
          <w:noProof/>
          <w:kern w:val="0"/>
          <w:szCs w:val="24"/>
          <w:lang w:val="en-GB"/>
        </w:rPr>
        <w:t xml:space="preserve"> Collision Avoidance in Dense Airspace using Deep Reinforcement Learning, 2019.</w:t>
      </w:r>
    </w:p>
    <w:p w:rsidR="00003820" w:rsidRPr="00003820" w:rsidP="00331B14" w14:paraId="2B30D853"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[43]</w:t>
      </w:r>
      <w:r w:rsidRPr="00003820">
        <w:rPr>
          <w:noProof/>
          <w:kern w:val="0"/>
          <w:szCs w:val="24"/>
          <w:lang w:val="en-GB"/>
        </w:rPr>
        <w:tab/>
      </w:r>
      <w:r w:rsidRPr="00003820">
        <w:rPr>
          <w:noProof/>
          <w:kern w:val="0"/>
          <w:szCs w:val="24"/>
          <w:lang w:val="en-GB"/>
        </w:rPr>
        <w:t>M. Brittain, P. Wei, Autonomous separation assurance in an high-density en route sector: A deep multi-agent reinforcement learning approach, in: 2019 IEEE Intell. Transp. Syst. Conf., 2019: pp. 3256–3262.</w:t>
      </w:r>
    </w:p>
    <w:p w:rsidR="00003820" w:rsidRPr="00003820" w:rsidP="00331B14" w14:paraId="0BE7C464"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[44]</w:t>
      </w:r>
      <w:r w:rsidRPr="00003820">
        <w:rPr>
          <w:noProof/>
          <w:kern w:val="0"/>
          <w:szCs w:val="24"/>
          <w:lang w:val="en-GB"/>
        </w:rPr>
        <w:tab/>
      </w:r>
      <w:r w:rsidRPr="00003820">
        <w:rPr>
          <w:noProof/>
          <w:kern w:val="0"/>
          <w:szCs w:val="24"/>
          <w:lang w:val="en-GB"/>
        </w:rPr>
        <w:t>M. Ribeiro, J. Ellerbroek, J. Hoekstra, Improvement of Conflict Detection and Resolution at High Densities Through Reinforcement Learning, ICRAT 2020. (2020).</w:t>
      </w:r>
    </w:p>
    <w:p w:rsidR="00003820" w:rsidRPr="00003820" w:rsidP="00331B14" w14:paraId="5565FACE"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[45]</w:t>
      </w:r>
      <w:r w:rsidRPr="00003820">
        <w:rPr>
          <w:noProof/>
          <w:kern w:val="0"/>
          <w:szCs w:val="24"/>
          <w:lang w:val="en-GB"/>
        </w:rPr>
        <w:tab/>
      </w:r>
      <w:r w:rsidRPr="00003820">
        <w:rPr>
          <w:noProof/>
          <w:kern w:val="0"/>
          <w:szCs w:val="24"/>
          <w:lang w:val="en-GB"/>
        </w:rPr>
        <w:t>M.W. Brittain, P. Wei, One to Any: Distributed Conflict Resolution with Deep Multi-Agent Reinforcement Learning and Long Short-Term Memory, in: AIAA Scitech 2021 Forum, 2021: p. 1952.</w:t>
      </w:r>
    </w:p>
    <w:p w:rsidR="00003820" w:rsidRPr="00003820" w:rsidP="00331B14" w14:paraId="44539FCE"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[46]</w:t>
      </w:r>
      <w:r w:rsidRPr="00003820">
        <w:rPr>
          <w:noProof/>
          <w:kern w:val="0"/>
          <w:szCs w:val="24"/>
          <w:lang w:val="en-GB"/>
        </w:rPr>
        <w:tab/>
      </w:r>
      <w:r w:rsidRPr="00003820">
        <w:rPr>
          <w:noProof/>
          <w:kern w:val="0"/>
          <w:szCs w:val="24"/>
          <w:lang w:val="en-GB"/>
        </w:rPr>
        <w:t>S.U.I. Dong, X.U. Weiping, K. ZHANG, Study on the resolution of multi-aircraft flight conflicts based on an IDQN, Chinese J. Aeronaut. (2021).</w:t>
      </w:r>
    </w:p>
    <w:p w:rsidR="00003820" w:rsidRPr="00003820" w:rsidP="00331B14" w14:paraId="57267C0C"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[47]</w:t>
      </w:r>
      <w:r w:rsidRPr="00003820">
        <w:rPr>
          <w:noProof/>
          <w:kern w:val="0"/>
          <w:szCs w:val="24"/>
          <w:lang w:val="en-GB"/>
        </w:rPr>
        <w:tab/>
      </w:r>
      <w:r w:rsidRPr="00003820">
        <w:rPr>
          <w:noProof/>
          <w:kern w:val="0"/>
          <w:szCs w:val="24"/>
          <w:lang w:val="en-GB"/>
        </w:rPr>
        <w:t xml:space="preserve">R.M. Everson, J.E. Fieldsend, Multiobjective </w:t>
      </w:r>
      <w:r w:rsidRPr="00003820">
        <w:rPr>
          <w:noProof/>
          <w:kern w:val="0"/>
          <w:szCs w:val="24"/>
          <w:lang w:val="en-GB"/>
        </w:rPr>
        <w:t>optimization</w:t>
      </w:r>
      <w:r w:rsidRPr="00003820">
        <w:rPr>
          <w:noProof/>
          <w:kern w:val="0"/>
          <w:szCs w:val="24"/>
          <w:lang w:val="en-GB"/>
        </w:rPr>
        <w:t xml:space="preserve"> of safety related systems: An application to short-term conflict alert, IEEE Trans. Evol. Comput. 10 (2006) 187–198.</w:t>
      </w:r>
    </w:p>
    <w:p w:rsidR="00003820" w:rsidRPr="00003820" w:rsidP="00331B14" w14:paraId="7A71CCDF"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[48]</w:t>
      </w:r>
      <w:r w:rsidRPr="00003820">
        <w:rPr>
          <w:noProof/>
          <w:kern w:val="0"/>
          <w:szCs w:val="24"/>
          <w:lang w:val="en-GB"/>
        </w:rPr>
        <w:tab/>
      </w:r>
      <w:r w:rsidRPr="00003820">
        <w:rPr>
          <w:noProof/>
          <w:kern w:val="0"/>
          <w:szCs w:val="24"/>
          <w:lang w:val="en-GB"/>
        </w:rPr>
        <w:t>I. Doc, 4444--procedures for air navigation services--air traffic management, Montr. QC, Canada Int. Civ. Aviat. Organ. (2016).</w:t>
      </w:r>
    </w:p>
    <w:p w:rsidR="00003820" w:rsidRPr="00003820" w:rsidP="00331B14" w14:paraId="7ACD7228"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[49]</w:t>
      </w:r>
      <w:r w:rsidRPr="00003820">
        <w:rPr>
          <w:noProof/>
          <w:kern w:val="0"/>
          <w:szCs w:val="24"/>
          <w:lang w:val="en-GB"/>
        </w:rPr>
        <w:tab/>
      </w:r>
      <w:r w:rsidRPr="00003820">
        <w:rPr>
          <w:noProof/>
          <w:kern w:val="0"/>
          <w:szCs w:val="24"/>
          <w:lang w:val="en-GB"/>
        </w:rPr>
        <w:t>S. Temizer, M. Kochenderfer, L. Kaelbling, T. Lozano-Pérez, J. Kuchar, Collision avoidance for unmanned aircraft using Markov decision processes, in: AIAA Guid. Navig. Control Conf., 2010: p. 8040.</w:t>
      </w:r>
    </w:p>
    <w:p w:rsidR="00003820" w:rsidRPr="00003820" w:rsidP="00331B14" w14:paraId="36A15F25"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[50]</w:t>
      </w:r>
      <w:r w:rsidRPr="00003820">
        <w:rPr>
          <w:noProof/>
          <w:kern w:val="0"/>
          <w:szCs w:val="24"/>
          <w:lang w:val="en-GB"/>
        </w:rPr>
        <w:tab/>
      </w:r>
      <w:r w:rsidRPr="00003820">
        <w:rPr>
          <w:noProof/>
          <w:kern w:val="0"/>
          <w:szCs w:val="24"/>
          <w:lang w:val="en-GB"/>
        </w:rPr>
        <w:t>M.L. Littman, Markov games as a framework for multi-agent reinforcement learning, in: Mach. Learn. Proc. 1994, Elsevier, 1994: pp. 157–163.</w:t>
      </w:r>
    </w:p>
    <w:p w:rsidR="00003820" w:rsidRPr="00003820" w:rsidP="00331B14" w14:paraId="67CBD698"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[51]</w:t>
      </w:r>
      <w:r w:rsidRPr="00003820">
        <w:rPr>
          <w:noProof/>
          <w:kern w:val="0"/>
          <w:szCs w:val="24"/>
          <w:lang w:val="en-GB"/>
        </w:rPr>
        <w:tab/>
      </w:r>
      <w:r w:rsidRPr="00003820">
        <w:rPr>
          <w:noProof/>
          <w:kern w:val="0"/>
          <w:szCs w:val="24"/>
          <w:lang w:val="en-GB"/>
        </w:rPr>
        <w:t>A. Nuic, User manual for the Base of Aircraft Data (BADA) revision 3.10, Atmosphere (Basel). 2010 (2010) 1.</w:t>
      </w:r>
    </w:p>
    <w:p w:rsidR="00003820" w:rsidRPr="00003820" w:rsidP="00331B14" w14:paraId="11F4825A"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[52]</w:t>
      </w:r>
      <w:r w:rsidRPr="00003820">
        <w:rPr>
          <w:noProof/>
          <w:kern w:val="0"/>
          <w:szCs w:val="24"/>
          <w:lang w:val="en-GB"/>
        </w:rPr>
        <w:tab/>
      </w:r>
      <w:r w:rsidRPr="00003820">
        <w:rPr>
          <w:noProof/>
          <w:kern w:val="0"/>
          <w:szCs w:val="24"/>
          <w:lang w:val="en-GB"/>
        </w:rPr>
        <w:t>R. Lowe, Y. Wu, A. Tamar, J. Harb, P. Abbeel, I. Mordatch, Multi-Agent Actor-Critic for Mixed Cooperative-Competitive Environments, Neural Inf. Process. Syst. (2017).</w:t>
      </w:r>
    </w:p>
    <w:p w:rsidR="00003820" w:rsidRPr="00003820" w:rsidP="00331B14" w14:paraId="6C397735"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[53]</w:t>
      </w:r>
      <w:r w:rsidRPr="00003820">
        <w:rPr>
          <w:noProof/>
          <w:kern w:val="0"/>
          <w:szCs w:val="24"/>
          <w:lang w:val="en-GB"/>
        </w:rPr>
        <w:tab/>
      </w:r>
      <w:r w:rsidRPr="00003820">
        <w:rPr>
          <w:noProof/>
          <w:kern w:val="0"/>
          <w:szCs w:val="24"/>
          <w:lang w:val="en-GB"/>
        </w:rPr>
        <w:t>D. Silver, G. Lever, N. Heess, T. Degris, D. Wierstra, M. Riedmiller, Deterministic policy gradient algorithms, in: Int. Conf. Mach. Learn., 2014: pp. 387–395.</w:t>
      </w:r>
    </w:p>
    <w:p w:rsidR="00003820" w:rsidRPr="00003820" w:rsidP="00331B14" w14:paraId="739F1527" w14:textId="77777777">
      <w:pPr>
        <w:autoSpaceDE w:val="0"/>
        <w:autoSpaceDN w:val="0"/>
        <w:adjustRightInd w:val="0"/>
        <w:spacing w:line="240" w:lineRule="auto"/>
        <w:ind w:left="360" w:hanging="360" w:hangingChars="200"/>
        <w:jc w:val="left"/>
        <w:rPr>
          <w:noProof/>
          <w:kern w:val="0"/>
          <w:szCs w:val="24"/>
        </w:rPr>
      </w:pPr>
      <w:r w:rsidRPr="00003820">
        <w:rPr>
          <w:noProof/>
          <w:kern w:val="0"/>
          <w:szCs w:val="24"/>
          <w:lang w:val="en-GB"/>
        </w:rPr>
        <w:t>[54]</w:t>
      </w:r>
      <w:r w:rsidRPr="00003820">
        <w:rPr>
          <w:noProof/>
          <w:kern w:val="0"/>
          <w:szCs w:val="24"/>
          <w:lang w:val="en-GB"/>
        </w:rPr>
        <w:tab/>
      </w:r>
      <w:r w:rsidRPr="00003820">
        <w:rPr>
          <w:noProof/>
          <w:kern w:val="0"/>
          <w:szCs w:val="24"/>
          <w:lang w:val="en-GB"/>
        </w:rPr>
        <w:t>J.K. Terry, L.S.B.B. Nathaniel Grammel Ananth Hari, Revisiting Parameter Sharing In Multi-Agent Deep Reinforcement Learning, ArXiv. (2021).</w:t>
      </w:r>
    </w:p>
    <w:p w:rsidR="00003820" w:rsidRPr="00003820" w:rsidP="00331B14" w14:paraId="38FB5E66" w14:textId="77777777">
      <w:pPr>
        <w:autoSpaceDE w:val="0"/>
        <w:autoSpaceDN w:val="0"/>
        <w:adjustRightInd w:val="0"/>
        <w:spacing w:line="240" w:lineRule="auto"/>
        <w:ind w:left="360" w:hanging="360" w:hangingChars="200"/>
        <w:jc w:val="left"/>
        <w:rPr>
          <w:noProof/>
        </w:rPr>
      </w:pPr>
      <w:r w:rsidRPr="00003820">
        <w:rPr>
          <w:noProof/>
          <w:kern w:val="0"/>
          <w:szCs w:val="24"/>
          <w:lang w:val="en-GB"/>
        </w:rPr>
        <w:t>[55]</w:t>
      </w:r>
      <w:r w:rsidRPr="00003820">
        <w:rPr>
          <w:noProof/>
          <w:kern w:val="0"/>
          <w:szCs w:val="24"/>
          <w:lang w:val="en-GB"/>
        </w:rPr>
        <w:tab/>
      </w:r>
      <w:r w:rsidRPr="00003820">
        <w:rPr>
          <w:noProof/>
          <w:kern w:val="0"/>
          <w:szCs w:val="24"/>
          <w:lang w:val="en-GB"/>
        </w:rPr>
        <w:t>A. Nichol, J. Achiam, J. Schulman, On First-Order Meta-Learning Algorithms, CoRR. abs/1803.0 (2018). http://arxiv.org/abs/1803.02999.</w:t>
      </w:r>
    </w:p>
    <w:p w:rsidR="00EF2EDC" w:rsidRPr="00C57D77" w:rsidP="00331B14" w14:paraId="2D7603F5" w14:textId="141B0320">
      <w:pPr>
        <w:spacing w:line="240" w:lineRule="auto"/>
        <w:ind w:firstLine="0" w:firstLineChars="0"/>
        <w:jc w:val="left"/>
      </w:pPr>
      <w:r>
        <w:fldChar w:fldCharType="end"/>
      </w:r>
    </w:p>
    <w:sectPr>
      <w:headerReference w:type="even" r:id="rId293"/>
      <w:headerReference w:type="default" r:id="rId294"/>
      <w:footerReference w:type="even" r:id="rId295"/>
      <w:footerReference w:type="default" r:id="rId296"/>
      <w:headerReference w:type="first" r:id="rId297"/>
      <w:footerReference w:type="first" r:id="rId29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0" w:author="Editor" w:date="2021-07-20T07:39:36Z" w:initials="Editor">
    <w:p>
      <w:r>
        <w:rPr>
          <w:rFonts w:ascii="Tahoma" w:eastAsia="Tahoma" w:hAnsi="Tahoma" w:cs="Tahoma"/>
          <w:sz w:val="16"/>
        </w:rPr>
        <w:t>Your document has been modified using Microsoft Word Track Changes. If you do not see any changes, click on the Review menu in Microsoft Word and select Final Showing Markup (or All Markup). Please also ensure that there is a check mark next to 'Insertions and Deletions' in the Show Markup dropdown menu.</w:t>
      </w:r>
    </w:p>
    <w:p/>
    <w:p w14:paraId="7196CD02">
      <w:r>
        <w:rPr>
          <w:rFonts w:ascii="Tahoma" w:eastAsia="Tahoma" w:hAnsi="Tahoma" w:cs="Tahoma"/>
          <w:sz w:val="16"/>
        </w:rPr>
        <w:t>If you need further help, visit our help center or contact 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7196CD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3429822B" w14:textId="7777777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670763B3" w14:textId="77777777">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7843223C" w14:textId="77777777">
    <w:pPr>
      <w:pStyle w:val="Footer"/>
      <w:ind w:firstLine="36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18259564" w14:textId="7777777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719FEA85" w14:textId="77777777">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27BA7" w14:paraId="14DA8C9B" w14:textId="7777777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bullet="t">
        <v:imagedata r:id="rId1" o:title="msoF5A5"/>
      </v:shape>
    </w:pict>
  </w:numPicBullet>
  <w:abstractNum w:abstractNumId="0">
    <w:nsid w:val="04ED1DBC"/>
    <w:multiLevelType w:val="hybridMultilevel"/>
    <w:tmpl w:val="E182FAE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76553AE"/>
    <w:multiLevelType w:val="hybridMultilevel"/>
    <w:tmpl w:val="F57E66B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nsid w:val="07E46552"/>
    <w:multiLevelType w:val="hybridMultilevel"/>
    <w:tmpl w:val="7B607CA4"/>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82058E3"/>
    <w:multiLevelType w:val="hybridMultilevel"/>
    <w:tmpl w:val="ADAAE9B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
    <w:nsid w:val="0BC370B0"/>
    <w:multiLevelType w:val="hybridMultilevel"/>
    <w:tmpl w:val="40E63C9A"/>
    <w:lvl w:ilvl="0">
      <w:start w:val="4"/>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FDF06D4"/>
    <w:multiLevelType w:val="multilevel"/>
    <w:tmpl w:val="39189DF4"/>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BE50E6"/>
    <w:multiLevelType w:val="hybridMultilevel"/>
    <w:tmpl w:val="7C4E3E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132642C3"/>
    <w:multiLevelType w:val="hybridMultilevel"/>
    <w:tmpl w:val="FDD0AB4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nsid w:val="157F4D04"/>
    <w:multiLevelType w:val="multilevel"/>
    <w:tmpl w:val="CBC026D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168179A9"/>
    <w:multiLevelType w:val="multilevel"/>
    <w:tmpl w:val="C89221F8"/>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0" w:firstLine="0"/>
      </w:pPr>
      <w:rPr>
        <w:rFonts w:hint="eastAsia"/>
      </w:rPr>
    </w:lvl>
    <w:lvl w:ilvl="2">
      <w:start w:val="1"/>
      <w:numFmt w:val="decimal"/>
      <w:pStyle w:val="Heading3"/>
      <w:lvlText w:val="%1.%2.%3"/>
      <w:lvlJc w:val="left"/>
      <w:pPr>
        <w:ind w:left="0" w:firstLine="0"/>
      </w:pPr>
      <w:rPr>
        <w:rFonts w:hint="eastAsia"/>
      </w:rPr>
    </w:lvl>
    <w:lvl w:ilvl="3">
      <w:start w:val="1"/>
      <w:numFmt w:val="decimal"/>
      <w:pStyle w:val="Heading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18704821"/>
    <w:multiLevelType w:val="hybridMultilevel"/>
    <w:tmpl w:val="5B68098A"/>
    <w:lvl w:ilvl="0">
      <w:start w:val="4"/>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1DA5004F"/>
    <w:multiLevelType w:val="hybridMultilevel"/>
    <w:tmpl w:val="F9B0717C"/>
    <w:lvl w:ilvl="0">
      <w:start w:val="4"/>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1E502109"/>
    <w:multiLevelType w:val="hybridMultilevel"/>
    <w:tmpl w:val="F83E26D6"/>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1EE55F38"/>
    <w:multiLevelType w:val="multilevel"/>
    <w:tmpl w:val="635E84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97D6BF6"/>
    <w:multiLevelType w:val="hybridMultilevel"/>
    <w:tmpl w:val="F1E0D01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nsid w:val="2DC937DF"/>
    <w:multiLevelType w:val="hybridMultilevel"/>
    <w:tmpl w:val="3A9E24B0"/>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2E2170CD"/>
    <w:multiLevelType w:val="hybridMultilevel"/>
    <w:tmpl w:val="555C324E"/>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2E453B00"/>
    <w:multiLevelType w:val="hybridMultilevel"/>
    <w:tmpl w:val="4D3E95B4"/>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3F9B5DCC"/>
    <w:multiLevelType w:val="hybridMultilevel"/>
    <w:tmpl w:val="11206D90"/>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40571291"/>
    <w:multiLevelType w:val="hybridMultilevel"/>
    <w:tmpl w:val="ED905C70"/>
    <w:lvl w:ilvl="0">
      <w:start w:val="1"/>
      <w:numFmt w:val="upp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46C36BD6"/>
    <w:multiLevelType w:val="hybridMultilevel"/>
    <w:tmpl w:val="CD2A531E"/>
    <w:lvl w:ilvl="0">
      <w:start w:val="1"/>
      <w:numFmt w:val="decimalEnclosedCircle"/>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46F72BBF"/>
    <w:multiLevelType w:val="multilevel"/>
    <w:tmpl w:val="A846F5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D114835"/>
    <w:multiLevelType w:val="hybridMultilevel"/>
    <w:tmpl w:val="C21E7E92"/>
    <w:lvl w:ilvl="0">
      <w:start w:val="1"/>
      <w:numFmt w:val="decimal"/>
      <w:lvlText w:val="%1)"/>
      <w:lvlJc w:val="left"/>
      <w:pPr>
        <w:ind w:left="842" w:hanging="420"/>
      </w:pPr>
    </w:lvl>
    <w:lvl w:ilvl="1" w:tentative="1">
      <w:start w:val="1"/>
      <w:numFmt w:val="lowerLetter"/>
      <w:lvlText w:val="%2)"/>
      <w:lvlJc w:val="left"/>
      <w:pPr>
        <w:ind w:left="1262" w:hanging="420"/>
      </w:pPr>
    </w:lvl>
    <w:lvl w:ilvl="2" w:tentative="1">
      <w:start w:val="1"/>
      <w:numFmt w:val="lowerRoman"/>
      <w:lvlText w:val="%3."/>
      <w:lvlJc w:val="right"/>
      <w:pPr>
        <w:ind w:left="1682" w:hanging="420"/>
      </w:pPr>
    </w:lvl>
    <w:lvl w:ilvl="3" w:tentative="1">
      <w:start w:val="1"/>
      <w:numFmt w:val="decimal"/>
      <w:lvlText w:val="%4."/>
      <w:lvlJc w:val="left"/>
      <w:pPr>
        <w:ind w:left="2102" w:hanging="420"/>
      </w:pPr>
    </w:lvl>
    <w:lvl w:ilvl="4" w:tentative="1">
      <w:start w:val="1"/>
      <w:numFmt w:val="lowerLetter"/>
      <w:lvlText w:val="%5)"/>
      <w:lvlJc w:val="left"/>
      <w:pPr>
        <w:ind w:left="2522" w:hanging="420"/>
      </w:pPr>
    </w:lvl>
    <w:lvl w:ilvl="5" w:tentative="1">
      <w:start w:val="1"/>
      <w:numFmt w:val="lowerRoman"/>
      <w:lvlText w:val="%6."/>
      <w:lvlJc w:val="right"/>
      <w:pPr>
        <w:ind w:left="2942" w:hanging="420"/>
      </w:pPr>
    </w:lvl>
    <w:lvl w:ilvl="6" w:tentative="1">
      <w:start w:val="1"/>
      <w:numFmt w:val="decimal"/>
      <w:lvlText w:val="%7."/>
      <w:lvlJc w:val="left"/>
      <w:pPr>
        <w:ind w:left="3362" w:hanging="420"/>
      </w:pPr>
    </w:lvl>
    <w:lvl w:ilvl="7" w:tentative="1">
      <w:start w:val="1"/>
      <w:numFmt w:val="lowerLetter"/>
      <w:lvlText w:val="%8)"/>
      <w:lvlJc w:val="left"/>
      <w:pPr>
        <w:ind w:left="3782" w:hanging="420"/>
      </w:pPr>
    </w:lvl>
    <w:lvl w:ilvl="8" w:tentative="1">
      <w:start w:val="1"/>
      <w:numFmt w:val="lowerRoman"/>
      <w:lvlText w:val="%9."/>
      <w:lvlJc w:val="right"/>
      <w:pPr>
        <w:ind w:left="4202" w:hanging="420"/>
      </w:pPr>
    </w:lvl>
  </w:abstractNum>
  <w:abstractNum w:abstractNumId="23">
    <w:nsid w:val="52746141"/>
    <w:multiLevelType w:val="hybridMultilevel"/>
    <w:tmpl w:val="7B2841B4"/>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52AE2AFA"/>
    <w:multiLevelType w:val="hybridMultilevel"/>
    <w:tmpl w:val="D764CF5C"/>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nsid w:val="5BC43CC4"/>
    <w:multiLevelType w:val="hybridMultilevel"/>
    <w:tmpl w:val="C68C7D78"/>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6">
    <w:nsid w:val="5C5B4F77"/>
    <w:multiLevelType w:val="multilevel"/>
    <w:tmpl w:val="CBB2E10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F075FF6"/>
    <w:multiLevelType w:val="multilevel"/>
    <w:tmpl w:val="87147EE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3D12683"/>
    <w:multiLevelType w:val="hybridMultilevel"/>
    <w:tmpl w:val="6F023C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9">
    <w:nsid w:val="646D7B19"/>
    <w:multiLevelType w:val="hybridMultilevel"/>
    <w:tmpl w:val="83A8236E"/>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0">
    <w:nsid w:val="6E4A597C"/>
    <w:multiLevelType w:val="multilevel"/>
    <w:tmpl w:val="635E84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730724B2"/>
    <w:multiLevelType w:val="hybridMultilevel"/>
    <w:tmpl w:val="FAA673B4"/>
    <w:lvl w:ilvl="0">
      <w:start w:val="1"/>
      <w:numFmt w:val="bullet"/>
      <w:lvlText w:val=""/>
      <w:lvlPicBulletId w:val="0"/>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2">
    <w:nsid w:val="74273DE7"/>
    <w:multiLevelType w:val="hybridMultilevel"/>
    <w:tmpl w:val="50EA937C"/>
    <w:lvl w:ilvl="0">
      <w:start w:val="4"/>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76F020AD"/>
    <w:multiLevelType w:val="hybridMultilevel"/>
    <w:tmpl w:val="671C3090"/>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77640DC4"/>
    <w:multiLevelType w:val="hybridMultilevel"/>
    <w:tmpl w:val="9BDE3FA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7ABD740D"/>
    <w:multiLevelType w:val="multilevel"/>
    <w:tmpl w:val="FA761A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D46282B"/>
    <w:multiLevelType w:val="hybridMultilevel"/>
    <w:tmpl w:val="671C3090"/>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28"/>
  </w:num>
  <w:num w:numId="2">
    <w:abstractNumId w:val="14"/>
  </w:num>
  <w:num w:numId="3">
    <w:abstractNumId w:val="25"/>
  </w:num>
  <w:num w:numId="4">
    <w:abstractNumId w:val="1"/>
  </w:num>
  <w:num w:numId="5">
    <w:abstractNumId w:val="3"/>
  </w:num>
  <w:num w:numId="6">
    <w:abstractNumId w:val="7"/>
  </w:num>
  <w:num w:numId="7">
    <w:abstractNumId w:val="36"/>
  </w:num>
  <w:num w:numId="8">
    <w:abstractNumId w:val="33"/>
  </w:num>
  <w:num w:numId="9">
    <w:abstractNumId w:val="19"/>
  </w:num>
  <w:num w:numId="10">
    <w:abstractNumId w:val="20"/>
  </w:num>
  <w:num w:numId="11">
    <w:abstractNumId w:val="17"/>
  </w:num>
  <w:num w:numId="12">
    <w:abstractNumId w:val="18"/>
  </w:num>
  <w:num w:numId="13">
    <w:abstractNumId w:val="22"/>
  </w:num>
  <w:num w:numId="14">
    <w:abstractNumId w:val="0"/>
  </w:num>
  <w:num w:numId="15">
    <w:abstractNumId w:val="31"/>
  </w:num>
  <w:num w:numId="16">
    <w:abstractNumId w:val="11"/>
  </w:num>
  <w:num w:numId="17">
    <w:abstractNumId w:val="32"/>
  </w:num>
  <w:num w:numId="18">
    <w:abstractNumId w:val="4"/>
  </w:num>
  <w:num w:numId="19">
    <w:abstractNumId w:val="10"/>
  </w:num>
  <w:num w:numId="20">
    <w:abstractNumId w:val="6"/>
  </w:num>
  <w:num w:numId="21">
    <w:abstractNumId w:val="12"/>
  </w:num>
  <w:num w:numId="22">
    <w:abstractNumId w:val="2"/>
  </w:num>
  <w:num w:numId="23">
    <w:abstractNumId w:val="16"/>
  </w:num>
  <w:num w:numId="24">
    <w:abstractNumId w:val="15"/>
  </w:num>
  <w:num w:numId="25">
    <w:abstractNumId w:val="24"/>
  </w:num>
  <w:num w:numId="26">
    <w:abstractNumId w:val="29"/>
  </w:num>
  <w:num w:numId="27">
    <w:abstractNumId w:val="23"/>
  </w:num>
  <w:num w:numId="28">
    <w:abstractNumId w:val="34"/>
  </w:num>
  <w:num w:numId="29">
    <w:abstractNumId w:val="13"/>
  </w:num>
  <w:num w:numId="30">
    <w:abstractNumId w:val="30"/>
  </w:num>
  <w:num w:numId="31">
    <w:abstractNumId w:val="27"/>
  </w:num>
  <w:num w:numId="32">
    <w:abstractNumId w:val="5"/>
  </w:num>
  <w:num w:numId="33">
    <w:abstractNumId w:val="21"/>
  </w:num>
  <w:num w:numId="34">
    <w:abstractNumId w:val="8"/>
  </w:num>
  <w:num w:numId="35">
    <w:abstractNumId w:val="35"/>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9"/>
    <w:lvlOverride w:ilvl="0">
      <w:lvl w:ilvl="0">
        <w:start w:val="1"/>
        <w:numFmt w:val="decimal"/>
        <w:pStyle w:val="Heading1"/>
        <w:lvlText w:val="%1"/>
        <w:lvlJc w:val="left"/>
        <w:pPr>
          <w:ind w:left="425" w:hanging="425"/>
        </w:pPr>
        <w:rPr>
          <w:rFonts w:hint="eastAsia"/>
        </w:rPr>
      </w:lvl>
    </w:lvlOverride>
    <w:lvlOverride w:ilvl="1">
      <w:lvl w:ilvl="1">
        <w:start w:val="1"/>
        <w:numFmt w:val="decimal"/>
        <w:pStyle w:val="Heading2"/>
        <w:lvlText w:val="%1.%2"/>
        <w:lvlJc w:val="left"/>
        <w:pPr>
          <w:ind w:left="425" w:hanging="425"/>
        </w:pPr>
        <w:rPr>
          <w:rFonts w:hint="eastAsia"/>
        </w:rPr>
      </w:lvl>
    </w:lvlOverride>
    <w:lvlOverride w:ilvl="2">
      <w:lvl w:ilvl="2">
        <w:start w:val="1"/>
        <w:numFmt w:val="decimal"/>
        <w:pStyle w:val="Heading3"/>
        <w:lvlText w:val="%1.%2.%3"/>
        <w:lvlJc w:val="left"/>
        <w:pPr>
          <w:ind w:left="425" w:hanging="425"/>
        </w:pPr>
        <w:rPr>
          <w:rFonts w:hint="eastAsia"/>
        </w:rPr>
      </w:lvl>
    </w:lvlOverride>
    <w:lvlOverride w:ilvl="3">
      <w:lvl w:ilvl="3">
        <w:start w:val="1"/>
        <w:numFmt w:val="decimal"/>
        <w:pStyle w:val="Heading4"/>
        <w:lvlText w:val="%1.%2.%3.%4"/>
        <w:lvlJc w:val="left"/>
        <w:pPr>
          <w:ind w:left="425" w:hanging="425"/>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9">
    <w:abstractNumId w:val="9"/>
  </w:num>
  <w:num w:numId="40">
    <w:abstractNumId w:val="26"/>
  </w:num>
  <w:num w:numId="41">
    <w:abstractNumId w:val="9"/>
    <w:lvlOverride w:ilvl="0">
      <w:lvl w:ilvl="0">
        <w:start w:val="1"/>
        <w:numFmt w:val="decimal"/>
        <w:pStyle w:val="Heading1"/>
        <w:lvlText w:val="%1"/>
        <w:lvlJc w:val="left"/>
        <w:pPr>
          <w:ind w:left="425" w:hanging="425"/>
        </w:pPr>
        <w:rPr>
          <w:rFonts w:hint="eastAsia"/>
        </w:rPr>
      </w:lvl>
    </w:lvlOverride>
    <w:lvlOverride w:ilvl="1">
      <w:lvl w:ilvl="1">
        <w:start w:val="1"/>
        <w:numFmt w:val="decimal"/>
        <w:pStyle w:val="Heading2"/>
        <w:lvlText w:val="%1.%2"/>
        <w:lvlJc w:val="left"/>
        <w:pPr>
          <w:ind w:left="0" w:firstLine="0"/>
        </w:pPr>
        <w:rPr>
          <w:rFonts w:hint="eastAsia"/>
        </w:rPr>
      </w:lvl>
    </w:lvlOverride>
    <w:lvlOverride w:ilvl="2">
      <w:lvl w:ilvl="2">
        <w:start w:val="1"/>
        <w:numFmt w:val="decimal"/>
        <w:pStyle w:val="Heading3"/>
        <w:lvlText w:val="%1.%2.%3"/>
        <w:lvlJc w:val="left"/>
        <w:pPr>
          <w:ind w:left="0" w:firstLine="0"/>
        </w:pPr>
        <w:rPr>
          <w:rFonts w:hint="eastAsia"/>
        </w:rPr>
      </w:lvl>
    </w:lvlOverride>
    <w:lvlOverride w:ilvl="3">
      <w:lvl w:ilvl="3">
        <w:start w:val="1"/>
        <w:numFmt w:val="decimal"/>
        <w:pStyle w:val="Heading4"/>
        <w:lvlText w:val="%1.%2.%3.%4"/>
        <w:lvlJc w:val="left"/>
        <w:pPr>
          <w:ind w:left="425" w:hanging="425"/>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611"/>
    <w:rsid w:val="00000584"/>
    <w:rsid w:val="00000AEB"/>
    <w:rsid w:val="00000E05"/>
    <w:rsid w:val="00001CDA"/>
    <w:rsid w:val="00001EFE"/>
    <w:rsid w:val="00001F86"/>
    <w:rsid w:val="00002260"/>
    <w:rsid w:val="00002B71"/>
    <w:rsid w:val="000030BD"/>
    <w:rsid w:val="00003770"/>
    <w:rsid w:val="00003820"/>
    <w:rsid w:val="00003F2C"/>
    <w:rsid w:val="00004C0E"/>
    <w:rsid w:val="00004E93"/>
    <w:rsid w:val="000052D5"/>
    <w:rsid w:val="000059BF"/>
    <w:rsid w:val="00006227"/>
    <w:rsid w:val="000071AE"/>
    <w:rsid w:val="000076AD"/>
    <w:rsid w:val="0001040C"/>
    <w:rsid w:val="000112A7"/>
    <w:rsid w:val="000117F7"/>
    <w:rsid w:val="000119A9"/>
    <w:rsid w:val="0001363B"/>
    <w:rsid w:val="000136F8"/>
    <w:rsid w:val="000137EC"/>
    <w:rsid w:val="000137F3"/>
    <w:rsid w:val="00013DED"/>
    <w:rsid w:val="00014515"/>
    <w:rsid w:val="00014A80"/>
    <w:rsid w:val="00014CC3"/>
    <w:rsid w:val="000151AA"/>
    <w:rsid w:val="00015D05"/>
    <w:rsid w:val="00015F3D"/>
    <w:rsid w:val="000164CF"/>
    <w:rsid w:val="00017E94"/>
    <w:rsid w:val="00020753"/>
    <w:rsid w:val="000210A9"/>
    <w:rsid w:val="000215AF"/>
    <w:rsid w:val="00021A03"/>
    <w:rsid w:val="00021FED"/>
    <w:rsid w:val="00022ADF"/>
    <w:rsid w:val="00023415"/>
    <w:rsid w:val="0002442A"/>
    <w:rsid w:val="000259CC"/>
    <w:rsid w:val="000263CD"/>
    <w:rsid w:val="00027F51"/>
    <w:rsid w:val="000307DD"/>
    <w:rsid w:val="000307E0"/>
    <w:rsid w:val="00031643"/>
    <w:rsid w:val="00032B33"/>
    <w:rsid w:val="00034CA3"/>
    <w:rsid w:val="00035091"/>
    <w:rsid w:val="00035214"/>
    <w:rsid w:val="0003570A"/>
    <w:rsid w:val="000359B7"/>
    <w:rsid w:val="0003649F"/>
    <w:rsid w:val="000368C4"/>
    <w:rsid w:val="00037BE6"/>
    <w:rsid w:val="0004058D"/>
    <w:rsid w:val="00040807"/>
    <w:rsid w:val="00040A84"/>
    <w:rsid w:val="00041043"/>
    <w:rsid w:val="000418BC"/>
    <w:rsid w:val="000433BF"/>
    <w:rsid w:val="00043A6A"/>
    <w:rsid w:val="0004425D"/>
    <w:rsid w:val="0004532F"/>
    <w:rsid w:val="0004566D"/>
    <w:rsid w:val="000462DA"/>
    <w:rsid w:val="000478AD"/>
    <w:rsid w:val="0005038C"/>
    <w:rsid w:val="00051557"/>
    <w:rsid w:val="00054233"/>
    <w:rsid w:val="00054306"/>
    <w:rsid w:val="000548DD"/>
    <w:rsid w:val="00054F89"/>
    <w:rsid w:val="00055CCB"/>
    <w:rsid w:val="00056516"/>
    <w:rsid w:val="00057783"/>
    <w:rsid w:val="00060482"/>
    <w:rsid w:val="00060EB9"/>
    <w:rsid w:val="00063B5D"/>
    <w:rsid w:val="0006451A"/>
    <w:rsid w:val="00065BCD"/>
    <w:rsid w:val="0006607A"/>
    <w:rsid w:val="0006614B"/>
    <w:rsid w:val="00066D57"/>
    <w:rsid w:val="00070CA3"/>
    <w:rsid w:val="00070DE8"/>
    <w:rsid w:val="00070E46"/>
    <w:rsid w:val="000720A6"/>
    <w:rsid w:val="0007235E"/>
    <w:rsid w:val="00073117"/>
    <w:rsid w:val="00073D66"/>
    <w:rsid w:val="00074FC9"/>
    <w:rsid w:val="0007625E"/>
    <w:rsid w:val="0007675D"/>
    <w:rsid w:val="00077F91"/>
    <w:rsid w:val="00080BF1"/>
    <w:rsid w:val="0008390E"/>
    <w:rsid w:val="00084BA4"/>
    <w:rsid w:val="00085370"/>
    <w:rsid w:val="00087D0C"/>
    <w:rsid w:val="0009061C"/>
    <w:rsid w:val="00091DFE"/>
    <w:rsid w:val="00092C9E"/>
    <w:rsid w:val="00093B67"/>
    <w:rsid w:val="0009484F"/>
    <w:rsid w:val="00094A4A"/>
    <w:rsid w:val="000955AF"/>
    <w:rsid w:val="0009575A"/>
    <w:rsid w:val="00096B98"/>
    <w:rsid w:val="00096D5B"/>
    <w:rsid w:val="0009714D"/>
    <w:rsid w:val="00097346"/>
    <w:rsid w:val="0009748B"/>
    <w:rsid w:val="000A04AC"/>
    <w:rsid w:val="000A1FE0"/>
    <w:rsid w:val="000A25B7"/>
    <w:rsid w:val="000A2E21"/>
    <w:rsid w:val="000A3CF4"/>
    <w:rsid w:val="000A42ED"/>
    <w:rsid w:val="000A433C"/>
    <w:rsid w:val="000A5C92"/>
    <w:rsid w:val="000A690C"/>
    <w:rsid w:val="000A7568"/>
    <w:rsid w:val="000B046F"/>
    <w:rsid w:val="000B100A"/>
    <w:rsid w:val="000B1318"/>
    <w:rsid w:val="000B2281"/>
    <w:rsid w:val="000B24AC"/>
    <w:rsid w:val="000B29AE"/>
    <w:rsid w:val="000B3B0D"/>
    <w:rsid w:val="000B3C01"/>
    <w:rsid w:val="000B3EBD"/>
    <w:rsid w:val="000B42C6"/>
    <w:rsid w:val="000B4575"/>
    <w:rsid w:val="000B4B24"/>
    <w:rsid w:val="000B51A1"/>
    <w:rsid w:val="000B52EC"/>
    <w:rsid w:val="000B5996"/>
    <w:rsid w:val="000B59F8"/>
    <w:rsid w:val="000B5C38"/>
    <w:rsid w:val="000B5F2E"/>
    <w:rsid w:val="000B65D9"/>
    <w:rsid w:val="000B6AE6"/>
    <w:rsid w:val="000B6F80"/>
    <w:rsid w:val="000B7123"/>
    <w:rsid w:val="000B766E"/>
    <w:rsid w:val="000C001A"/>
    <w:rsid w:val="000C10CB"/>
    <w:rsid w:val="000C3061"/>
    <w:rsid w:val="000C403E"/>
    <w:rsid w:val="000C43FC"/>
    <w:rsid w:val="000C4742"/>
    <w:rsid w:val="000C4C0F"/>
    <w:rsid w:val="000C59AC"/>
    <w:rsid w:val="000C665A"/>
    <w:rsid w:val="000C67A3"/>
    <w:rsid w:val="000C6BEB"/>
    <w:rsid w:val="000C7154"/>
    <w:rsid w:val="000D025E"/>
    <w:rsid w:val="000D2B94"/>
    <w:rsid w:val="000D3F63"/>
    <w:rsid w:val="000D458F"/>
    <w:rsid w:val="000D57AF"/>
    <w:rsid w:val="000D66E1"/>
    <w:rsid w:val="000D66E5"/>
    <w:rsid w:val="000E03B7"/>
    <w:rsid w:val="000E0451"/>
    <w:rsid w:val="000E0D74"/>
    <w:rsid w:val="000E1210"/>
    <w:rsid w:val="000E1DF2"/>
    <w:rsid w:val="000E3E8D"/>
    <w:rsid w:val="000E53C7"/>
    <w:rsid w:val="000E5A40"/>
    <w:rsid w:val="000E633D"/>
    <w:rsid w:val="000E63C1"/>
    <w:rsid w:val="000E7D0E"/>
    <w:rsid w:val="000F0480"/>
    <w:rsid w:val="000F0830"/>
    <w:rsid w:val="000F1756"/>
    <w:rsid w:val="000F1999"/>
    <w:rsid w:val="000F1F81"/>
    <w:rsid w:val="000F214C"/>
    <w:rsid w:val="000F22CF"/>
    <w:rsid w:val="000F2AF7"/>
    <w:rsid w:val="000F33D4"/>
    <w:rsid w:val="000F34AB"/>
    <w:rsid w:val="000F3828"/>
    <w:rsid w:val="000F3A2C"/>
    <w:rsid w:val="000F3C47"/>
    <w:rsid w:val="000F5FB3"/>
    <w:rsid w:val="000F79B0"/>
    <w:rsid w:val="000F7F40"/>
    <w:rsid w:val="001003E4"/>
    <w:rsid w:val="00100521"/>
    <w:rsid w:val="00100782"/>
    <w:rsid w:val="00100D3F"/>
    <w:rsid w:val="00100E29"/>
    <w:rsid w:val="001012B2"/>
    <w:rsid w:val="001019FC"/>
    <w:rsid w:val="001027A0"/>
    <w:rsid w:val="001043CB"/>
    <w:rsid w:val="001043E5"/>
    <w:rsid w:val="001046C3"/>
    <w:rsid w:val="001047AB"/>
    <w:rsid w:val="001056DD"/>
    <w:rsid w:val="00106F98"/>
    <w:rsid w:val="001106C4"/>
    <w:rsid w:val="001111E4"/>
    <w:rsid w:val="00111AD2"/>
    <w:rsid w:val="00112462"/>
    <w:rsid w:val="00112FB2"/>
    <w:rsid w:val="00114292"/>
    <w:rsid w:val="001153AC"/>
    <w:rsid w:val="00117179"/>
    <w:rsid w:val="00120210"/>
    <w:rsid w:val="0012075F"/>
    <w:rsid w:val="001213E4"/>
    <w:rsid w:val="0012164E"/>
    <w:rsid w:val="00121981"/>
    <w:rsid w:val="00121AC3"/>
    <w:rsid w:val="00121FE3"/>
    <w:rsid w:val="0012471C"/>
    <w:rsid w:val="00124988"/>
    <w:rsid w:val="0012502A"/>
    <w:rsid w:val="00125B69"/>
    <w:rsid w:val="00125EE0"/>
    <w:rsid w:val="001260BB"/>
    <w:rsid w:val="00126724"/>
    <w:rsid w:val="00127030"/>
    <w:rsid w:val="0012775E"/>
    <w:rsid w:val="001302E7"/>
    <w:rsid w:val="001310F7"/>
    <w:rsid w:val="0013144C"/>
    <w:rsid w:val="00132B4C"/>
    <w:rsid w:val="0013315E"/>
    <w:rsid w:val="00133A70"/>
    <w:rsid w:val="001344ED"/>
    <w:rsid w:val="001346EF"/>
    <w:rsid w:val="00135016"/>
    <w:rsid w:val="00135B3D"/>
    <w:rsid w:val="0013783C"/>
    <w:rsid w:val="0013791D"/>
    <w:rsid w:val="00137983"/>
    <w:rsid w:val="00137D84"/>
    <w:rsid w:val="00140218"/>
    <w:rsid w:val="00140AE8"/>
    <w:rsid w:val="00141597"/>
    <w:rsid w:val="00141CB2"/>
    <w:rsid w:val="00142A66"/>
    <w:rsid w:val="00142C36"/>
    <w:rsid w:val="00142C7A"/>
    <w:rsid w:val="00142F8D"/>
    <w:rsid w:val="001433F8"/>
    <w:rsid w:val="00143750"/>
    <w:rsid w:val="001452D4"/>
    <w:rsid w:val="0014598E"/>
    <w:rsid w:val="00150E9A"/>
    <w:rsid w:val="00151198"/>
    <w:rsid w:val="001513C0"/>
    <w:rsid w:val="00151C9A"/>
    <w:rsid w:val="001536DC"/>
    <w:rsid w:val="00154C2C"/>
    <w:rsid w:val="00155CCB"/>
    <w:rsid w:val="00155FB5"/>
    <w:rsid w:val="00156192"/>
    <w:rsid w:val="001575DD"/>
    <w:rsid w:val="00157B48"/>
    <w:rsid w:val="00157F88"/>
    <w:rsid w:val="001614CA"/>
    <w:rsid w:val="0016193C"/>
    <w:rsid w:val="00161CF9"/>
    <w:rsid w:val="00162407"/>
    <w:rsid w:val="001637DC"/>
    <w:rsid w:val="00163C5E"/>
    <w:rsid w:val="00163D97"/>
    <w:rsid w:val="00164288"/>
    <w:rsid w:val="001651EB"/>
    <w:rsid w:val="00165434"/>
    <w:rsid w:val="00166511"/>
    <w:rsid w:val="00166B19"/>
    <w:rsid w:val="00166EA4"/>
    <w:rsid w:val="001678BC"/>
    <w:rsid w:val="001707CD"/>
    <w:rsid w:val="00170899"/>
    <w:rsid w:val="00170BE4"/>
    <w:rsid w:val="00172DF9"/>
    <w:rsid w:val="001733FD"/>
    <w:rsid w:val="00173D6F"/>
    <w:rsid w:val="00175103"/>
    <w:rsid w:val="00176332"/>
    <w:rsid w:val="001768F3"/>
    <w:rsid w:val="001775CF"/>
    <w:rsid w:val="001808AC"/>
    <w:rsid w:val="0018205C"/>
    <w:rsid w:val="00182E61"/>
    <w:rsid w:val="0018355C"/>
    <w:rsid w:val="0018443B"/>
    <w:rsid w:val="001854C5"/>
    <w:rsid w:val="00186071"/>
    <w:rsid w:val="001868BA"/>
    <w:rsid w:val="001877A5"/>
    <w:rsid w:val="00187A45"/>
    <w:rsid w:val="0019116D"/>
    <w:rsid w:val="0019122E"/>
    <w:rsid w:val="0019202D"/>
    <w:rsid w:val="00192A53"/>
    <w:rsid w:val="00192AA6"/>
    <w:rsid w:val="00192F48"/>
    <w:rsid w:val="00194116"/>
    <w:rsid w:val="00194CA8"/>
    <w:rsid w:val="00195241"/>
    <w:rsid w:val="001952E2"/>
    <w:rsid w:val="00195BF8"/>
    <w:rsid w:val="0019614A"/>
    <w:rsid w:val="00196C39"/>
    <w:rsid w:val="00196F37"/>
    <w:rsid w:val="00197D55"/>
    <w:rsid w:val="001A01AF"/>
    <w:rsid w:val="001A0F82"/>
    <w:rsid w:val="001A2200"/>
    <w:rsid w:val="001A2AD6"/>
    <w:rsid w:val="001A2E7B"/>
    <w:rsid w:val="001A37BF"/>
    <w:rsid w:val="001A3BAD"/>
    <w:rsid w:val="001A3D27"/>
    <w:rsid w:val="001A3D4C"/>
    <w:rsid w:val="001A4EF1"/>
    <w:rsid w:val="001A5285"/>
    <w:rsid w:val="001A5BF9"/>
    <w:rsid w:val="001A6042"/>
    <w:rsid w:val="001A607C"/>
    <w:rsid w:val="001A6789"/>
    <w:rsid w:val="001A6A00"/>
    <w:rsid w:val="001A6D2A"/>
    <w:rsid w:val="001B0566"/>
    <w:rsid w:val="001B071D"/>
    <w:rsid w:val="001B14A9"/>
    <w:rsid w:val="001B1F00"/>
    <w:rsid w:val="001B219F"/>
    <w:rsid w:val="001B36EA"/>
    <w:rsid w:val="001B3B15"/>
    <w:rsid w:val="001B4FB2"/>
    <w:rsid w:val="001B5638"/>
    <w:rsid w:val="001B5AC7"/>
    <w:rsid w:val="001B5BA3"/>
    <w:rsid w:val="001B6079"/>
    <w:rsid w:val="001B652E"/>
    <w:rsid w:val="001B663B"/>
    <w:rsid w:val="001B6935"/>
    <w:rsid w:val="001B6963"/>
    <w:rsid w:val="001B6C45"/>
    <w:rsid w:val="001B728B"/>
    <w:rsid w:val="001B7CA7"/>
    <w:rsid w:val="001B7EE5"/>
    <w:rsid w:val="001C047C"/>
    <w:rsid w:val="001C1A05"/>
    <w:rsid w:val="001C2196"/>
    <w:rsid w:val="001C3425"/>
    <w:rsid w:val="001C3665"/>
    <w:rsid w:val="001C3922"/>
    <w:rsid w:val="001C4CE7"/>
    <w:rsid w:val="001D1563"/>
    <w:rsid w:val="001D16F9"/>
    <w:rsid w:val="001D19E1"/>
    <w:rsid w:val="001D3206"/>
    <w:rsid w:val="001D3613"/>
    <w:rsid w:val="001D3F58"/>
    <w:rsid w:val="001D4546"/>
    <w:rsid w:val="001D4672"/>
    <w:rsid w:val="001D4A44"/>
    <w:rsid w:val="001D678D"/>
    <w:rsid w:val="001D6C19"/>
    <w:rsid w:val="001D721F"/>
    <w:rsid w:val="001D7240"/>
    <w:rsid w:val="001D7FA2"/>
    <w:rsid w:val="001E108D"/>
    <w:rsid w:val="001E10C2"/>
    <w:rsid w:val="001E1CB5"/>
    <w:rsid w:val="001E1F5F"/>
    <w:rsid w:val="001E2AC3"/>
    <w:rsid w:val="001E31F5"/>
    <w:rsid w:val="001E3A46"/>
    <w:rsid w:val="001E3AFF"/>
    <w:rsid w:val="001E4811"/>
    <w:rsid w:val="001E4DAD"/>
    <w:rsid w:val="001E5778"/>
    <w:rsid w:val="001F10EA"/>
    <w:rsid w:val="001F12F8"/>
    <w:rsid w:val="001F388C"/>
    <w:rsid w:val="001F38D0"/>
    <w:rsid w:val="001F63C4"/>
    <w:rsid w:val="001F671C"/>
    <w:rsid w:val="001F6C09"/>
    <w:rsid w:val="001F6FFC"/>
    <w:rsid w:val="001F7B00"/>
    <w:rsid w:val="001F7FE7"/>
    <w:rsid w:val="00201724"/>
    <w:rsid w:val="00201B15"/>
    <w:rsid w:val="00203D15"/>
    <w:rsid w:val="002041DF"/>
    <w:rsid w:val="00204CDC"/>
    <w:rsid w:val="00206928"/>
    <w:rsid w:val="002071D6"/>
    <w:rsid w:val="00210181"/>
    <w:rsid w:val="00210482"/>
    <w:rsid w:val="00210C44"/>
    <w:rsid w:val="00211E45"/>
    <w:rsid w:val="00212700"/>
    <w:rsid w:val="00212AA2"/>
    <w:rsid w:val="00212B12"/>
    <w:rsid w:val="0021300A"/>
    <w:rsid w:val="0021357B"/>
    <w:rsid w:val="00213DEF"/>
    <w:rsid w:val="0021453B"/>
    <w:rsid w:val="00214C33"/>
    <w:rsid w:val="00216C6D"/>
    <w:rsid w:val="002170F3"/>
    <w:rsid w:val="002174BA"/>
    <w:rsid w:val="0022138B"/>
    <w:rsid w:val="002216F3"/>
    <w:rsid w:val="00222FD9"/>
    <w:rsid w:val="0022334A"/>
    <w:rsid w:val="0022342D"/>
    <w:rsid w:val="00223605"/>
    <w:rsid w:val="00223B31"/>
    <w:rsid w:val="002241C6"/>
    <w:rsid w:val="00224A80"/>
    <w:rsid w:val="00226DCE"/>
    <w:rsid w:val="00226EF5"/>
    <w:rsid w:val="0022710A"/>
    <w:rsid w:val="002271C3"/>
    <w:rsid w:val="00230F93"/>
    <w:rsid w:val="00231326"/>
    <w:rsid w:val="002324D1"/>
    <w:rsid w:val="0023279E"/>
    <w:rsid w:val="00233337"/>
    <w:rsid w:val="0023425A"/>
    <w:rsid w:val="00235370"/>
    <w:rsid w:val="00236304"/>
    <w:rsid w:val="00236F55"/>
    <w:rsid w:val="00237739"/>
    <w:rsid w:val="00237853"/>
    <w:rsid w:val="0024199B"/>
    <w:rsid w:val="00241E62"/>
    <w:rsid w:val="00241EB0"/>
    <w:rsid w:val="00242430"/>
    <w:rsid w:val="00242B2A"/>
    <w:rsid w:val="00242C70"/>
    <w:rsid w:val="0024450C"/>
    <w:rsid w:val="002446C4"/>
    <w:rsid w:val="00244B4D"/>
    <w:rsid w:val="00245766"/>
    <w:rsid w:val="00245B30"/>
    <w:rsid w:val="0025048D"/>
    <w:rsid w:val="00250EBD"/>
    <w:rsid w:val="002516E6"/>
    <w:rsid w:val="0025194E"/>
    <w:rsid w:val="0025279D"/>
    <w:rsid w:val="00252A02"/>
    <w:rsid w:val="00256929"/>
    <w:rsid w:val="00256AA8"/>
    <w:rsid w:val="00257967"/>
    <w:rsid w:val="00257E69"/>
    <w:rsid w:val="0026071D"/>
    <w:rsid w:val="002607D9"/>
    <w:rsid w:val="00260A05"/>
    <w:rsid w:val="00260F06"/>
    <w:rsid w:val="00261C7D"/>
    <w:rsid w:val="00261F61"/>
    <w:rsid w:val="002623E1"/>
    <w:rsid w:val="00262ABC"/>
    <w:rsid w:val="0026324B"/>
    <w:rsid w:val="00263ABE"/>
    <w:rsid w:val="00264D0C"/>
    <w:rsid w:val="00265427"/>
    <w:rsid w:val="00265A5E"/>
    <w:rsid w:val="0026660D"/>
    <w:rsid w:val="00266889"/>
    <w:rsid w:val="002704EF"/>
    <w:rsid w:val="00270B21"/>
    <w:rsid w:val="00271C71"/>
    <w:rsid w:val="00271C89"/>
    <w:rsid w:val="00272193"/>
    <w:rsid w:val="00272271"/>
    <w:rsid w:val="00273075"/>
    <w:rsid w:val="00273495"/>
    <w:rsid w:val="00274185"/>
    <w:rsid w:val="00274255"/>
    <w:rsid w:val="0027499E"/>
    <w:rsid w:val="00275A1A"/>
    <w:rsid w:val="00282449"/>
    <w:rsid w:val="0028284D"/>
    <w:rsid w:val="002837A0"/>
    <w:rsid w:val="00283B63"/>
    <w:rsid w:val="002841CC"/>
    <w:rsid w:val="002841F5"/>
    <w:rsid w:val="002846FC"/>
    <w:rsid w:val="0028644A"/>
    <w:rsid w:val="0028645C"/>
    <w:rsid w:val="00286463"/>
    <w:rsid w:val="00287028"/>
    <w:rsid w:val="00287955"/>
    <w:rsid w:val="00287B31"/>
    <w:rsid w:val="00290766"/>
    <w:rsid w:val="00290955"/>
    <w:rsid w:val="002910E5"/>
    <w:rsid w:val="00291687"/>
    <w:rsid w:val="00291AF1"/>
    <w:rsid w:val="00291DD4"/>
    <w:rsid w:val="00292006"/>
    <w:rsid w:val="002926F7"/>
    <w:rsid w:val="00292B0C"/>
    <w:rsid w:val="0029327A"/>
    <w:rsid w:val="002933B1"/>
    <w:rsid w:val="002942F9"/>
    <w:rsid w:val="00294B71"/>
    <w:rsid w:val="0029561D"/>
    <w:rsid w:val="00295D52"/>
    <w:rsid w:val="00295F0B"/>
    <w:rsid w:val="00296DA6"/>
    <w:rsid w:val="002971AA"/>
    <w:rsid w:val="002979A7"/>
    <w:rsid w:val="00297AD6"/>
    <w:rsid w:val="002A1000"/>
    <w:rsid w:val="002A16DB"/>
    <w:rsid w:val="002A1711"/>
    <w:rsid w:val="002A25E8"/>
    <w:rsid w:val="002A3DDF"/>
    <w:rsid w:val="002A4327"/>
    <w:rsid w:val="002A503D"/>
    <w:rsid w:val="002A5B4B"/>
    <w:rsid w:val="002A6234"/>
    <w:rsid w:val="002A65BD"/>
    <w:rsid w:val="002A65FF"/>
    <w:rsid w:val="002A6AD0"/>
    <w:rsid w:val="002A7A4E"/>
    <w:rsid w:val="002B024B"/>
    <w:rsid w:val="002B0C2D"/>
    <w:rsid w:val="002B11F6"/>
    <w:rsid w:val="002B131C"/>
    <w:rsid w:val="002B2BB4"/>
    <w:rsid w:val="002B333A"/>
    <w:rsid w:val="002B38A8"/>
    <w:rsid w:val="002B4414"/>
    <w:rsid w:val="002B4456"/>
    <w:rsid w:val="002B4FCE"/>
    <w:rsid w:val="002B65E8"/>
    <w:rsid w:val="002B68E8"/>
    <w:rsid w:val="002B6EAF"/>
    <w:rsid w:val="002C0EE9"/>
    <w:rsid w:val="002C19A6"/>
    <w:rsid w:val="002C23E1"/>
    <w:rsid w:val="002C272C"/>
    <w:rsid w:val="002C345F"/>
    <w:rsid w:val="002C4170"/>
    <w:rsid w:val="002C435E"/>
    <w:rsid w:val="002C47E8"/>
    <w:rsid w:val="002C4CDB"/>
    <w:rsid w:val="002C4CF2"/>
    <w:rsid w:val="002C5283"/>
    <w:rsid w:val="002C531E"/>
    <w:rsid w:val="002C6500"/>
    <w:rsid w:val="002C6809"/>
    <w:rsid w:val="002C73B9"/>
    <w:rsid w:val="002C7ADC"/>
    <w:rsid w:val="002C7FF5"/>
    <w:rsid w:val="002D2254"/>
    <w:rsid w:val="002D2C75"/>
    <w:rsid w:val="002D39E6"/>
    <w:rsid w:val="002D3DBA"/>
    <w:rsid w:val="002D3FA5"/>
    <w:rsid w:val="002D4007"/>
    <w:rsid w:val="002D459D"/>
    <w:rsid w:val="002D4D78"/>
    <w:rsid w:val="002D5646"/>
    <w:rsid w:val="002D5955"/>
    <w:rsid w:val="002D5A0A"/>
    <w:rsid w:val="002D5A5B"/>
    <w:rsid w:val="002D5CCF"/>
    <w:rsid w:val="002D5D33"/>
    <w:rsid w:val="002D73CD"/>
    <w:rsid w:val="002D7A38"/>
    <w:rsid w:val="002E09A0"/>
    <w:rsid w:val="002E113C"/>
    <w:rsid w:val="002E19F3"/>
    <w:rsid w:val="002E218F"/>
    <w:rsid w:val="002E3F9D"/>
    <w:rsid w:val="002E42DC"/>
    <w:rsid w:val="002E72E1"/>
    <w:rsid w:val="002E738B"/>
    <w:rsid w:val="002F001A"/>
    <w:rsid w:val="002F06EE"/>
    <w:rsid w:val="002F0D85"/>
    <w:rsid w:val="002F2040"/>
    <w:rsid w:val="002F2377"/>
    <w:rsid w:val="002F31DE"/>
    <w:rsid w:val="002F3377"/>
    <w:rsid w:val="002F54C4"/>
    <w:rsid w:val="002F6028"/>
    <w:rsid w:val="002F6084"/>
    <w:rsid w:val="002F70DB"/>
    <w:rsid w:val="002F7B72"/>
    <w:rsid w:val="003003BD"/>
    <w:rsid w:val="00300DDB"/>
    <w:rsid w:val="00302084"/>
    <w:rsid w:val="00302A4C"/>
    <w:rsid w:val="00302F75"/>
    <w:rsid w:val="00304053"/>
    <w:rsid w:val="0030441F"/>
    <w:rsid w:val="003057FF"/>
    <w:rsid w:val="00306675"/>
    <w:rsid w:val="003068EB"/>
    <w:rsid w:val="00306A3F"/>
    <w:rsid w:val="0031010B"/>
    <w:rsid w:val="00311F0E"/>
    <w:rsid w:val="00311FAE"/>
    <w:rsid w:val="00312055"/>
    <w:rsid w:val="0031267D"/>
    <w:rsid w:val="0031286A"/>
    <w:rsid w:val="00312881"/>
    <w:rsid w:val="003132DE"/>
    <w:rsid w:val="0031339C"/>
    <w:rsid w:val="00313E9A"/>
    <w:rsid w:val="003147C6"/>
    <w:rsid w:val="003149BB"/>
    <w:rsid w:val="00314C7C"/>
    <w:rsid w:val="003153FD"/>
    <w:rsid w:val="00315F27"/>
    <w:rsid w:val="00315FDD"/>
    <w:rsid w:val="00316B62"/>
    <w:rsid w:val="0031796D"/>
    <w:rsid w:val="00317FFE"/>
    <w:rsid w:val="003200D7"/>
    <w:rsid w:val="003208CC"/>
    <w:rsid w:val="00321889"/>
    <w:rsid w:val="00321D02"/>
    <w:rsid w:val="0032202C"/>
    <w:rsid w:val="00322123"/>
    <w:rsid w:val="00323B65"/>
    <w:rsid w:val="003241F8"/>
    <w:rsid w:val="003247BD"/>
    <w:rsid w:val="003249AA"/>
    <w:rsid w:val="00325392"/>
    <w:rsid w:val="00327842"/>
    <w:rsid w:val="0032789B"/>
    <w:rsid w:val="00327F4F"/>
    <w:rsid w:val="00330557"/>
    <w:rsid w:val="00330EA5"/>
    <w:rsid w:val="003317D4"/>
    <w:rsid w:val="00331B14"/>
    <w:rsid w:val="00332B4F"/>
    <w:rsid w:val="003336CB"/>
    <w:rsid w:val="00335390"/>
    <w:rsid w:val="00335811"/>
    <w:rsid w:val="003371F5"/>
    <w:rsid w:val="0034027B"/>
    <w:rsid w:val="00340490"/>
    <w:rsid w:val="00341190"/>
    <w:rsid w:val="00341887"/>
    <w:rsid w:val="0034193B"/>
    <w:rsid w:val="00341DDF"/>
    <w:rsid w:val="00341E5A"/>
    <w:rsid w:val="00342509"/>
    <w:rsid w:val="003433B8"/>
    <w:rsid w:val="0034395E"/>
    <w:rsid w:val="003448ED"/>
    <w:rsid w:val="003461FF"/>
    <w:rsid w:val="003462D5"/>
    <w:rsid w:val="0034696C"/>
    <w:rsid w:val="0034756D"/>
    <w:rsid w:val="00350F1D"/>
    <w:rsid w:val="00351E9E"/>
    <w:rsid w:val="00352092"/>
    <w:rsid w:val="003521DF"/>
    <w:rsid w:val="00352F83"/>
    <w:rsid w:val="00353234"/>
    <w:rsid w:val="00353D0D"/>
    <w:rsid w:val="003547E3"/>
    <w:rsid w:val="0035578D"/>
    <w:rsid w:val="0035580A"/>
    <w:rsid w:val="00355C01"/>
    <w:rsid w:val="00356D54"/>
    <w:rsid w:val="00357E85"/>
    <w:rsid w:val="00360DA5"/>
    <w:rsid w:val="003611B1"/>
    <w:rsid w:val="00362619"/>
    <w:rsid w:val="00362CEF"/>
    <w:rsid w:val="00363073"/>
    <w:rsid w:val="00363652"/>
    <w:rsid w:val="0036417B"/>
    <w:rsid w:val="00364F68"/>
    <w:rsid w:val="00365070"/>
    <w:rsid w:val="003655A4"/>
    <w:rsid w:val="00365785"/>
    <w:rsid w:val="0036587B"/>
    <w:rsid w:val="0036605A"/>
    <w:rsid w:val="00366AAA"/>
    <w:rsid w:val="00366B45"/>
    <w:rsid w:val="00370231"/>
    <w:rsid w:val="003702C9"/>
    <w:rsid w:val="00370D2B"/>
    <w:rsid w:val="003713A1"/>
    <w:rsid w:val="003715EF"/>
    <w:rsid w:val="00371700"/>
    <w:rsid w:val="0037194E"/>
    <w:rsid w:val="00372663"/>
    <w:rsid w:val="003726D5"/>
    <w:rsid w:val="00372D15"/>
    <w:rsid w:val="0037330E"/>
    <w:rsid w:val="00373CC0"/>
    <w:rsid w:val="00373FA9"/>
    <w:rsid w:val="003745E1"/>
    <w:rsid w:val="003749A7"/>
    <w:rsid w:val="00375BFD"/>
    <w:rsid w:val="003764DA"/>
    <w:rsid w:val="003766CC"/>
    <w:rsid w:val="00377C33"/>
    <w:rsid w:val="00377D9C"/>
    <w:rsid w:val="00380CB8"/>
    <w:rsid w:val="00380DBA"/>
    <w:rsid w:val="00381569"/>
    <w:rsid w:val="00381A49"/>
    <w:rsid w:val="003821CF"/>
    <w:rsid w:val="00382ED5"/>
    <w:rsid w:val="003834B7"/>
    <w:rsid w:val="00383B29"/>
    <w:rsid w:val="0038564C"/>
    <w:rsid w:val="00385675"/>
    <w:rsid w:val="003859D0"/>
    <w:rsid w:val="00385A10"/>
    <w:rsid w:val="003866D0"/>
    <w:rsid w:val="00386C4E"/>
    <w:rsid w:val="00387DE2"/>
    <w:rsid w:val="00390EB9"/>
    <w:rsid w:val="00391BC9"/>
    <w:rsid w:val="00391C6F"/>
    <w:rsid w:val="00392AA2"/>
    <w:rsid w:val="00392DAC"/>
    <w:rsid w:val="00392F79"/>
    <w:rsid w:val="003934A6"/>
    <w:rsid w:val="003943B0"/>
    <w:rsid w:val="00395592"/>
    <w:rsid w:val="00396A04"/>
    <w:rsid w:val="00397809"/>
    <w:rsid w:val="00397924"/>
    <w:rsid w:val="003A0411"/>
    <w:rsid w:val="003A0A0A"/>
    <w:rsid w:val="003A0FD8"/>
    <w:rsid w:val="003A127B"/>
    <w:rsid w:val="003A21A6"/>
    <w:rsid w:val="003A26D3"/>
    <w:rsid w:val="003A2891"/>
    <w:rsid w:val="003A341D"/>
    <w:rsid w:val="003A3455"/>
    <w:rsid w:val="003A3BEE"/>
    <w:rsid w:val="003A3E37"/>
    <w:rsid w:val="003A49B8"/>
    <w:rsid w:val="003A51DF"/>
    <w:rsid w:val="003A5874"/>
    <w:rsid w:val="003A5E6B"/>
    <w:rsid w:val="003A6EB6"/>
    <w:rsid w:val="003A74C0"/>
    <w:rsid w:val="003A7934"/>
    <w:rsid w:val="003B0316"/>
    <w:rsid w:val="003B045C"/>
    <w:rsid w:val="003B4652"/>
    <w:rsid w:val="003B54A0"/>
    <w:rsid w:val="003B61D7"/>
    <w:rsid w:val="003C00D3"/>
    <w:rsid w:val="003C02BD"/>
    <w:rsid w:val="003C05FA"/>
    <w:rsid w:val="003C07E4"/>
    <w:rsid w:val="003C08CE"/>
    <w:rsid w:val="003C1B73"/>
    <w:rsid w:val="003C29DA"/>
    <w:rsid w:val="003C2D6E"/>
    <w:rsid w:val="003C33FD"/>
    <w:rsid w:val="003C39CF"/>
    <w:rsid w:val="003C4384"/>
    <w:rsid w:val="003C4818"/>
    <w:rsid w:val="003C536F"/>
    <w:rsid w:val="003C581E"/>
    <w:rsid w:val="003D01F8"/>
    <w:rsid w:val="003D0424"/>
    <w:rsid w:val="003D2551"/>
    <w:rsid w:val="003D384B"/>
    <w:rsid w:val="003D4494"/>
    <w:rsid w:val="003D4E12"/>
    <w:rsid w:val="003D53CC"/>
    <w:rsid w:val="003D6DD6"/>
    <w:rsid w:val="003D6FD6"/>
    <w:rsid w:val="003D72B3"/>
    <w:rsid w:val="003E00B1"/>
    <w:rsid w:val="003E019C"/>
    <w:rsid w:val="003E10BC"/>
    <w:rsid w:val="003E1A37"/>
    <w:rsid w:val="003E1AD1"/>
    <w:rsid w:val="003E4BF7"/>
    <w:rsid w:val="003E645C"/>
    <w:rsid w:val="003E7F45"/>
    <w:rsid w:val="003F0E48"/>
    <w:rsid w:val="003F2B7E"/>
    <w:rsid w:val="003F2DEB"/>
    <w:rsid w:val="003F30E9"/>
    <w:rsid w:val="003F4724"/>
    <w:rsid w:val="003F4BCE"/>
    <w:rsid w:val="003F553D"/>
    <w:rsid w:val="003F56D2"/>
    <w:rsid w:val="003F5AE7"/>
    <w:rsid w:val="003F5B21"/>
    <w:rsid w:val="003F78AB"/>
    <w:rsid w:val="003F7C03"/>
    <w:rsid w:val="00400ACF"/>
    <w:rsid w:val="00400C03"/>
    <w:rsid w:val="00401E8A"/>
    <w:rsid w:val="00401F15"/>
    <w:rsid w:val="00402245"/>
    <w:rsid w:val="004022E9"/>
    <w:rsid w:val="00403298"/>
    <w:rsid w:val="004052AF"/>
    <w:rsid w:val="00406BCC"/>
    <w:rsid w:val="00407DC8"/>
    <w:rsid w:val="0041019A"/>
    <w:rsid w:val="004102A2"/>
    <w:rsid w:val="004104EC"/>
    <w:rsid w:val="004109F0"/>
    <w:rsid w:val="00410B54"/>
    <w:rsid w:val="00410B6B"/>
    <w:rsid w:val="00410ED4"/>
    <w:rsid w:val="00411A7E"/>
    <w:rsid w:val="004121F5"/>
    <w:rsid w:val="00412909"/>
    <w:rsid w:val="00412F01"/>
    <w:rsid w:val="004131E2"/>
    <w:rsid w:val="004133EE"/>
    <w:rsid w:val="004138F3"/>
    <w:rsid w:val="004139AC"/>
    <w:rsid w:val="00413D70"/>
    <w:rsid w:val="00414104"/>
    <w:rsid w:val="004142D3"/>
    <w:rsid w:val="00415728"/>
    <w:rsid w:val="00422B52"/>
    <w:rsid w:val="00423742"/>
    <w:rsid w:val="00423E24"/>
    <w:rsid w:val="00424947"/>
    <w:rsid w:val="004257FE"/>
    <w:rsid w:val="00427758"/>
    <w:rsid w:val="00427A6E"/>
    <w:rsid w:val="00427C4E"/>
    <w:rsid w:val="00430766"/>
    <w:rsid w:val="004309D9"/>
    <w:rsid w:val="0043224A"/>
    <w:rsid w:val="00432B08"/>
    <w:rsid w:val="00434B23"/>
    <w:rsid w:val="00434B86"/>
    <w:rsid w:val="00435954"/>
    <w:rsid w:val="00435BB9"/>
    <w:rsid w:val="00436ED2"/>
    <w:rsid w:val="00436F7F"/>
    <w:rsid w:val="00437B75"/>
    <w:rsid w:val="0044056E"/>
    <w:rsid w:val="00441067"/>
    <w:rsid w:val="00443AD1"/>
    <w:rsid w:val="00444872"/>
    <w:rsid w:val="00446F55"/>
    <w:rsid w:val="0045055C"/>
    <w:rsid w:val="00451340"/>
    <w:rsid w:val="00451446"/>
    <w:rsid w:val="00451533"/>
    <w:rsid w:val="0045341D"/>
    <w:rsid w:val="00453725"/>
    <w:rsid w:val="0045529B"/>
    <w:rsid w:val="00455ACA"/>
    <w:rsid w:val="004560FC"/>
    <w:rsid w:val="004569B7"/>
    <w:rsid w:val="00457437"/>
    <w:rsid w:val="00457A48"/>
    <w:rsid w:val="00457E67"/>
    <w:rsid w:val="00457EA3"/>
    <w:rsid w:val="004600B2"/>
    <w:rsid w:val="004601A2"/>
    <w:rsid w:val="00460775"/>
    <w:rsid w:val="0046096B"/>
    <w:rsid w:val="00460AE3"/>
    <w:rsid w:val="00461082"/>
    <w:rsid w:val="004618FE"/>
    <w:rsid w:val="0046328D"/>
    <w:rsid w:val="00463F6A"/>
    <w:rsid w:val="0046450B"/>
    <w:rsid w:val="00465DBC"/>
    <w:rsid w:val="00466C69"/>
    <w:rsid w:val="00466CC2"/>
    <w:rsid w:val="00466DF2"/>
    <w:rsid w:val="004673CB"/>
    <w:rsid w:val="00470139"/>
    <w:rsid w:val="00470390"/>
    <w:rsid w:val="004711CE"/>
    <w:rsid w:val="00471D3C"/>
    <w:rsid w:val="00472E6A"/>
    <w:rsid w:val="00473604"/>
    <w:rsid w:val="0047483F"/>
    <w:rsid w:val="0047553E"/>
    <w:rsid w:val="00475588"/>
    <w:rsid w:val="00476108"/>
    <w:rsid w:val="004772E9"/>
    <w:rsid w:val="00477A5F"/>
    <w:rsid w:val="00480A8B"/>
    <w:rsid w:val="004814E5"/>
    <w:rsid w:val="00481AA7"/>
    <w:rsid w:val="00482029"/>
    <w:rsid w:val="00482FCD"/>
    <w:rsid w:val="004834EC"/>
    <w:rsid w:val="00483B4C"/>
    <w:rsid w:val="00484420"/>
    <w:rsid w:val="004847DE"/>
    <w:rsid w:val="0048522F"/>
    <w:rsid w:val="00486BF1"/>
    <w:rsid w:val="004902AB"/>
    <w:rsid w:val="00490673"/>
    <w:rsid w:val="00490797"/>
    <w:rsid w:val="00490A2C"/>
    <w:rsid w:val="00491335"/>
    <w:rsid w:val="0049153A"/>
    <w:rsid w:val="00492744"/>
    <w:rsid w:val="0049277B"/>
    <w:rsid w:val="00493912"/>
    <w:rsid w:val="00493B26"/>
    <w:rsid w:val="00493EB8"/>
    <w:rsid w:val="0049436A"/>
    <w:rsid w:val="00494CD3"/>
    <w:rsid w:val="00494D2B"/>
    <w:rsid w:val="00494EED"/>
    <w:rsid w:val="00495737"/>
    <w:rsid w:val="0049708E"/>
    <w:rsid w:val="004973C9"/>
    <w:rsid w:val="00497B33"/>
    <w:rsid w:val="004A08F7"/>
    <w:rsid w:val="004A1C1A"/>
    <w:rsid w:val="004A2F91"/>
    <w:rsid w:val="004A3EF6"/>
    <w:rsid w:val="004A4F36"/>
    <w:rsid w:val="004A5CF3"/>
    <w:rsid w:val="004A6618"/>
    <w:rsid w:val="004A6AAB"/>
    <w:rsid w:val="004A7219"/>
    <w:rsid w:val="004A75F8"/>
    <w:rsid w:val="004A7B27"/>
    <w:rsid w:val="004B000D"/>
    <w:rsid w:val="004B1448"/>
    <w:rsid w:val="004B1EBD"/>
    <w:rsid w:val="004B387D"/>
    <w:rsid w:val="004B3EF5"/>
    <w:rsid w:val="004B5209"/>
    <w:rsid w:val="004B56B9"/>
    <w:rsid w:val="004B59A8"/>
    <w:rsid w:val="004B5BB1"/>
    <w:rsid w:val="004B5BFD"/>
    <w:rsid w:val="004B6191"/>
    <w:rsid w:val="004B65D8"/>
    <w:rsid w:val="004B6AFE"/>
    <w:rsid w:val="004B6C9D"/>
    <w:rsid w:val="004B6D93"/>
    <w:rsid w:val="004B744E"/>
    <w:rsid w:val="004B7877"/>
    <w:rsid w:val="004C225B"/>
    <w:rsid w:val="004C33E3"/>
    <w:rsid w:val="004C3530"/>
    <w:rsid w:val="004C3809"/>
    <w:rsid w:val="004C3A51"/>
    <w:rsid w:val="004C6FD0"/>
    <w:rsid w:val="004D053A"/>
    <w:rsid w:val="004D119B"/>
    <w:rsid w:val="004D19EE"/>
    <w:rsid w:val="004D22EE"/>
    <w:rsid w:val="004D2ACB"/>
    <w:rsid w:val="004D36B7"/>
    <w:rsid w:val="004D3A35"/>
    <w:rsid w:val="004D411A"/>
    <w:rsid w:val="004D4438"/>
    <w:rsid w:val="004D4F14"/>
    <w:rsid w:val="004D5596"/>
    <w:rsid w:val="004D5779"/>
    <w:rsid w:val="004D6896"/>
    <w:rsid w:val="004D78C9"/>
    <w:rsid w:val="004D7B0E"/>
    <w:rsid w:val="004D7CB9"/>
    <w:rsid w:val="004D7D86"/>
    <w:rsid w:val="004E0653"/>
    <w:rsid w:val="004E07BA"/>
    <w:rsid w:val="004E311F"/>
    <w:rsid w:val="004E3E96"/>
    <w:rsid w:val="004E4BF6"/>
    <w:rsid w:val="004E6013"/>
    <w:rsid w:val="004E639E"/>
    <w:rsid w:val="004E7C93"/>
    <w:rsid w:val="004E7E00"/>
    <w:rsid w:val="004F2043"/>
    <w:rsid w:val="004F231C"/>
    <w:rsid w:val="004F26E7"/>
    <w:rsid w:val="004F2DD8"/>
    <w:rsid w:val="004F395A"/>
    <w:rsid w:val="004F3C36"/>
    <w:rsid w:val="004F46CD"/>
    <w:rsid w:val="004F5122"/>
    <w:rsid w:val="004F5E4A"/>
    <w:rsid w:val="004F60D4"/>
    <w:rsid w:val="004F65B0"/>
    <w:rsid w:val="004F784C"/>
    <w:rsid w:val="00501130"/>
    <w:rsid w:val="005048B0"/>
    <w:rsid w:val="00504AB7"/>
    <w:rsid w:val="005057B6"/>
    <w:rsid w:val="0050642F"/>
    <w:rsid w:val="00506665"/>
    <w:rsid w:val="0050687A"/>
    <w:rsid w:val="00507263"/>
    <w:rsid w:val="00507646"/>
    <w:rsid w:val="00507B2F"/>
    <w:rsid w:val="005101CB"/>
    <w:rsid w:val="00510B77"/>
    <w:rsid w:val="005117C1"/>
    <w:rsid w:val="005126F4"/>
    <w:rsid w:val="00514F42"/>
    <w:rsid w:val="00514FC2"/>
    <w:rsid w:val="005152FE"/>
    <w:rsid w:val="00515B29"/>
    <w:rsid w:val="00515D2F"/>
    <w:rsid w:val="00517A67"/>
    <w:rsid w:val="00517A89"/>
    <w:rsid w:val="00520EC1"/>
    <w:rsid w:val="00520EFB"/>
    <w:rsid w:val="00520F33"/>
    <w:rsid w:val="00521242"/>
    <w:rsid w:val="00521D38"/>
    <w:rsid w:val="00522790"/>
    <w:rsid w:val="00522962"/>
    <w:rsid w:val="0052312C"/>
    <w:rsid w:val="00523877"/>
    <w:rsid w:val="00524BDE"/>
    <w:rsid w:val="00524CC6"/>
    <w:rsid w:val="00525F41"/>
    <w:rsid w:val="0052614B"/>
    <w:rsid w:val="00526525"/>
    <w:rsid w:val="005269AD"/>
    <w:rsid w:val="005269BF"/>
    <w:rsid w:val="00527277"/>
    <w:rsid w:val="005275B9"/>
    <w:rsid w:val="005279CF"/>
    <w:rsid w:val="00527BA7"/>
    <w:rsid w:val="00530B7F"/>
    <w:rsid w:val="00531F1A"/>
    <w:rsid w:val="00531FA1"/>
    <w:rsid w:val="00531FEC"/>
    <w:rsid w:val="00532DF4"/>
    <w:rsid w:val="00533463"/>
    <w:rsid w:val="00533621"/>
    <w:rsid w:val="00534546"/>
    <w:rsid w:val="005349A0"/>
    <w:rsid w:val="00535AA8"/>
    <w:rsid w:val="00535D02"/>
    <w:rsid w:val="00537928"/>
    <w:rsid w:val="00537E6F"/>
    <w:rsid w:val="00540E52"/>
    <w:rsid w:val="005417D3"/>
    <w:rsid w:val="00542C18"/>
    <w:rsid w:val="00542D0B"/>
    <w:rsid w:val="00543B6A"/>
    <w:rsid w:val="00543ED9"/>
    <w:rsid w:val="00544E86"/>
    <w:rsid w:val="0054538C"/>
    <w:rsid w:val="005462CF"/>
    <w:rsid w:val="0054769A"/>
    <w:rsid w:val="00547F4B"/>
    <w:rsid w:val="00550EE0"/>
    <w:rsid w:val="005516DC"/>
    <w:rsid w:val="00551D8D"/>
    <w:rsid w:val="00553E0B"/>
    <w:rsid w:val="0055420F"/>
    <w:rsid w:val="00554E55"/>
    <w:rsid w:val="00554ECF"/>
    <w:rsid w:val="0055559A"/>
    <w:rsid w:val="00556634"/>
    <w:rsid w:val="00556F7E"/>
    <w:rsid w:val="00557724"/>
    <w:rsid w:val="00557FC7"/>
    <w:rsid w:val="00560A38"/>
    <w:rsid w:val="00560A56"/>
    <w:rsid w:val="00560F37"/>
    <w:rsid w:val="005612DA"/>
    <w:rsid w:val="0056173E"/>
    <w:rsid w:val="00561BDC"/>
    <w:rsid w:val="00563A4A"/>
    <w:rsid w:val="00563C6A"/>
    <w:rsid w:val="00563D2F"/>
    <w:rsid w:val="00563F3F"/>
    <w:rsid w:val="0056490E"/>
    <w:rsid w:val="00565868"/>
    <w:rsid w:val="00567800"/>
    <w:rsid w:val="005718D2"/>
    <w:rsid w:val="005729DD"/>
    <w:rsid w:val="0057307F"/>
    <w:rsid w:val="00573C00"/>
    <w:rsid w:val="0057581E"/>
    <w:rsid w:val="00576409"/>
    <w:rsid w:val="005773BB"/>
    <w:rsid w:val="00577947"/>
    <w:rsid w:val="00577A24"/>
    <w:rsid w:val="005809A6"/>
    <w:rsid w:val="00580A15"/>
    <w:rsid w:val="00581991"/>
    <w:rsid w:val="005827EC"/>
    <w:rsid w:val="00582CB5"/>
    <w:rsid w:val="00584972"/>
    <w:rsid w:val="00584B37"/>
    <w:rsid w:val="00585834"/>
    <w:rsid w:val="00585AA4"/>
    <w:rsid w:val="00586658"/>
    <w:rsid w:val="00587234"/>
    <w:rsid w:val="0059033A"/>
    <w:rsid w:val="00590A9C"/>
    <w:rsid w:val="0059153E"/>
    <w:rsid w:val="00591B88"/>
    <w:rsid w:val="00591DB7"/>
    <w:rsid w:val="005926D7"/>
    <w:rsid w:val="00592B5C"/>
    <w:rsid w:val="00592DC2"/>
    <w:rsid w:val="00592F19"/>
    <w:rsid w:val="0059462F"/>
    <w:rsid w:val="0059466D"/>
    <w:rsid w:val="00595881"/>
    <w:rsid w:val="0059685B"/>
    <w:rsid w:val="00597015"/>
    <w:rsid w:val="005970EC"/>
    <w:rsid w:val="00597CBB"/>
    <w:rsid w:val="005A0B7A"/>
    <w:rsid w:val="005A12A7"/>
    <w:rsid w:val="005A13E1"/>
    <w:rsid w:val="005A1752"/>
    <w:rsid w:val="005A17E6"/>
    <w:rsid w:val="005A1856"/>
    <w:rsid w:val="005A22E6"/>
    <w:rsid w:val="005A382B"/>
    <w:rsid w:val="005A3909"/>
    <w:rsid w:val="005A455D"/>
    <w:rsid w:val="005A55F5"/>
    <w:rsid w:val="005A5F84"/>
    <w:rsid w:val="005A618D"/>
    <w:rsid w:val="005A63F6"/>
    <w:rsid w:val="005A705D"/>
    <w:rsid w:val="005A7C63"/>
    <w:rsid w:val="005A7E6E"/>
    <w:rsid w:val="005B0320"/>
    <w:rsid w:val="005B1430"/>
    <w:rsid w:val="005B14D3"/>
    <w:rsid w:val="005B15B1"/>
    <w:rsid w:val="005B1F56"/>
    <w:rsid w:val="005B2518"/>
    <w:rsid w:val="005B2C95"/>
    <w:rsid w:val="005B2F25"/>
    <w:rsid w:val="005B3035"/>
    <w:rsid w:val="005B37E2"/>
    <w:rsid w:val="005B3A24"/>
    <w:rsid w:val="005B3B9F"/>
    <w:rsid w:val="005B42C1"/>
    <w:rsid w:val="005B45C0"/>
    <w:rsid w:val="005B4681"/>
    <w:rsid w:val="005B5C89"/>
    <w:rsid w:val="005B6190"/>
    <w:rsid w:val="005B6293"/>
    <w:rsid w:val="005B6A67"/>
    <w:rsid w:val="005B7624"/>
    <w:rsid w:val="005C02D8"/>
    <w:rsid w:val="005C1040"/>
    <w:rsid w:val="005C13F9"/>
    <w:rsid w:val="005C1406"/>
    <w:rsid w:val="005C14A2"/>
    <w:rsid w:val="005C2938"/>
    <w:rsid w:val="005C55E0"/>
    <w:rsid w:val="005C6027"/>
    <w:rsid w:val="005C6382"/>
    <w:rsid w:val="005C7E28"/>
    <w:rsid w:val="005C7EAA"/>
    <w:rsid w:val="005D059D"/>
    <w:rsid w:val="005D08AF"/>
    <w:rsid w:val="005D0A03"/>
    <w:rsid w:val="005D0C99"/>
    <w:rsid w:val="005D0DE3"/>
    <w:rsid w:val="005D25A2"/>
    <w:rsid w:val="005D2601"/>
    <w:rsid w:val="005D2D45"/>
    <w:rsid w:val="005D3B76"/>
    <w:rsid w:val="005D51A3"/>
    <w:rsid w:val="005D5680"/>
    <w:rsid w:val="005D5F53"/>
    <w:rsid w:val="005D5FF8"/>
    <w:rsid w:val="005D6159"/>
    <w:rsid w:val="005D6390"/>
    <w:rsid w:val="005D6AA6"/>
    <w:rsid w:val="005D76A9"/>
    <w:rsid w:val="005D79BB"/>
    <w:rsid w:val="005E06A9"/>
    <w:rsid w:val="005E0C30"/>
    <w:rsid w:val="005E1B18"/>
    <w:rsid w:val="005E1E0B"/>
    <w:rsid w:val="005E2A40"/>
    <w:rsid w:val="005E2A48"/>
    <w:rsid w:val="005E2FD8"/>
    <w:rsid w:val="005E39A6"/>
    <w:rsid w:val="005E3FB8"/>
    <w:rsid w:val="005E4B57"/>
    <w:rsid w:val="005E4F48"/>
    <w:rsid w:val="005E585A"/>
    <w:rsid w:val="005E5BDC"/>
    <w:rsid w:val="005E66E0"/>
    <w:rsid w:val="005E6FC9"/>
    <w:rsid w:val="005E78F6"/>
    <w:rsid w:val="005E7BFC"/>
    <w:rsid w:val="005F0999"/>
    <w:rsid w:val="005F0E5C"/>
    <w:rsid w:val="005F17FA"/>
    <w:rsid w:val="005F22CA"/>
    <w:rsid w:val="005F250A"/>
    <w:rsid w:val="005F2A5D"/>
    <w:rsid w:val="005F2DCC"/>
    <w:rsid w:val="005F4200"/>
    <w:rsid w:val="005F43D2"/>
    <w:rsid w:val="005F4456"/>
    <w:rsid w:val="005F4F7E"/>
    <w:rsid w:val="005F6070"/>
    <w:rsid w:val="005F745A"/>
    <w:rsid w:val="005F75C7"/>
    <w:rsid w:val="0060073B"/>
    <w:rsid w:val="006007A7"/>
    <w:rsid w:val="00600D39"/>
    <w:rsid w:val="00601020"/>
    <w:rsid w:val="006019E3"/>
    <w:rsid w:val="00602D94"/>
    <w:rsid w:val="00603035"/>
    <w:rsid w:val="00605CD9"/>
    <w:rsid w:val="00605F47"/>
    <w:rsid w:val="00606387"/>
    <w:rsid w:val="00606D9D"/>
    <w:rsid w:val="006072EC"/>
    <w:rsid w:val="0060751D"/>
    <w:rsid w:val="0060793C"/>
    <w:rsid w:val="006118FF"/>
    <w:rsid w:val="00612BD7"/>
    <w:rsid w:val="00612C78"/>
    <w:rsid w:val="00612C95"/>
    <w:rsid w:val="00612CD8"/>
    <w:rsid w:val="0061321E"/>
    <w:rsid w:val="00613583"/>
    <w:rsid w:val="0061372E"/>
    <w:rsid w:val="00613EAD"/>
    <w:rsid w:val="006150F6"/>
    <w:rsid w:val="00615624"/>
    <w:rsid w:val="0061575D"/>
    <w:rsid w:val="00615835"/>
    <w:rsid w:val="0061666F"/>
    <w:rsid w:val="006206BF"/>
    <w:rsid w:val="0062089C"/>
    <w:rsid w:val="006209EE"/>
    <w:rsid w:val="00620C33"/>
    <w:rsid w:val="00621949"/>
    <w:rsid w:val="006225D8"/>
    <w:rsid w:val="006228CC"/>
    <w:rsid w:val="00622FAD"/>
    <w:rsid w:val="00623169"/>
    <w:rsid w:val="0062375F"/>
    <w:rsid w:val="006237AF"/>
    <w:rsid w:val="00623814"/>
    <w:rsid w:val="0062486A"/>
    <w:rsid w:val="00624FD7"/>
    <w:rsid w:val="006255F4"/>
    <w:rsid w:val="00625810"/>
    <w:rsid w:val="00625A25"/>
    <w:rsid w:val="00625B01"/>
    <w:rsid w:val="006271FC"/>
    <w:rsid w:val="006303B2"/>
    <w:rsid w:val="00630FAD"/>
    <w:rsid w:val="00631CC3"/>
    <w:rsid w:val="006321DD"/>
    <w:rsid w:val="00632382"/>
    <w:rsid w:val="0063266F"/>
    <w:rsid w:val="006342FC"/>
    <w:rsid w:val="00634D68"/>
    <w:rsid w:val="0063531E"/>
    <w:rsid w:val="00636AAC"/>
    <w:rsid w:val="00636EAD"/>
    <w:rsid w:val="0063724E"/>
    <w:rsid w:val="0063738A"/>
    <w:rsid w:val="00637FAE"/>
    <w:rsid w:val="00640675"/>
    <w:rsid w:val="00643DBA"/>
    <w:rsid w:val="00644054"/>
    <w:rsid w:val="006446E6"/>
    <w:rsid w:val="006451E9"/>
    <w:rsid w:val="00645565"/>
    <w:rsid w:val="006455A6"/>
    <w:rsid w:val="00645A95"/>
    <w:rsid w:val="00645C4C"/>
    <w:rsid w:val="00645D1F"/>
    <w:rsid w:val="0064627C"/>
    <w:rsid w:val="006472D4"/>
    <w:rsid w:val="00647B61"/>
    <w:rsid w:val="00650A48"/>
    <w:rsid w:val="00650FE1"/>
    <w:rsid w:val="00651377"/>
    <w:rsid w:val="00651BD9"/>
    <w:rsid w:val="00651E35"/>
    <w:rsid w:val="0065231E"/>
    <w:rsid w:val="00652629"/>
    <w:rsid w:val="00653151"/>
    <w:rsid w:val="00653483"/>
    <w:rsid w:val="00653AE8"/>
    <w:rsid w:val="00653B9B"/>
    <w:rsid w:val="00654029"/>
    <w:rsid w:val="00654A86"/>
    <w:rsid w:val="0065599C"/>
    <w:rsid w:val="00655D7F"/>
    <w:rsid w:val="00656644"/>
    <w:rsid w:val="00657492"/>
    <w:rsid w:val="00657B66"/>
    <w:rsid w:val="0066169C"/>
    <w:rsid w:val="00662207"/>
    <w:rsid w:val="0066246B"/>
    <w:rsid w:val="00662EC7"/>
    <w:rsid w:val="00664E93"/>
    <w:rsid w:val="00664FDC"/>
    <w:rsid w:val="00666043"/>
    <w:rsid w:val="00666476"/>
    <w:rsid w:val="00666A01"/>
    <w:rsid w:val="00666E03"/>
    <w:rsid w:val="006670DF"/>
    <w:rsid w:val="006672F3"/>
    <w:rsid w:val="006702D5"/>
    <w:rsid w:val="006708D5"/>
    <w:rsid w:val="00670D2C"/>
    <w:rsid w:val="00670D92"/>
    <w:rsid w:val="00671DE6"/>
    <w:rsid w:val="00672203"/>
    <w:rsid w:val="00672A87"/>
    <w:rsid w:val="00672CC6"/>
    <w:rsid w:val="00672E7C"/>
    <w:rsid w:val="006731E7"/>
    <w:rsid w:val="00673D40"/>
    <w:rsid w:val="00674005"/>
    <w:rsid w:val="00674951"/>
    <w:rsid w:val="0067587D"/>
    <w:rsid w:val="00675E77"/>
    <w:rsid w:val="00677692"/>
    <w:rsid w:val="006779A8"/>
    <w:rsid w:val="00677D0F"/>
    <w:rsid w:val="00680923"/>
    <w:rsid w:val="0068191F"/>
    <w:rsid w:val="00681AA5"/>
    <w:rsid w:val="00682CE7"/>
    <w:rsid w:val="00683318"/>
    <w:rsid w:val="00684716"/>
    <w:rsid w:val="0068558A"/>
    <w:rsid w:val="0068642D"/>
    <w:rsid w:val="006869A1"/>
    <w:rsid w:val="00686F14"/>
    <w:rsid w:val="006877ED"/>
    <w:rsid w:val="00687E75"/>
    <w:rsid w:val="00691D54"/>
    <w:rsid w:val="00691FDF"/>
    <w:rsid w:val="00692222"/>
    <w:rsid w:val="0069225D"/>
    <w:rsid w:val="006922D1"/>
    <w:rsid w:val="00692599"/>
    <w:rsid w:val="0069581B"/>
    <w:rsid w:val="00696677"/>
    <w:rsid w:val="00696783"/>
    <w:rsid w:val="00696C90"/>
    <w:rsid w:val="00696E51"/>
    <w:rsid w:val="00697090"/>
    <w:rsid w:val="00697BFA"/>
    <w:rsid w:val="006A2427"/>
    <w:rsid w:val="006A32A0"/>
    <w:rsid w:val="006A381B"/>
    <w:rsid w:val="006A5868"/>
    <w:rsid w:val="006A624E"/>
    <w:rsid w:val="006A759C"/>
    <w:rsid w:val="006B03BD"/>
    <w:rsid w:val="006B2AEF"/>
    <w:rsid w:val="006B35D9"/>
    <w:rsid w:val="006B37BC"/>
    <w:rsid w:val="006B3A38"/>
    <w:rsid w:val="006B46C6"/>
    <w:rsid w:val="006B49D2"/>
    <w:rsid w:val="006B4CEE"/>
    <w:rsid w:val="006B58A3"/>
    <w:rsid w:val="006B5F26"/>
    <w:rsid w:val="006B7092"/>
    <w:rsid w:val="006B7A7B"/>
    <w:rsid w:val="006C06FD"/>
    <w:rsid w:val="006C082B"/>
    <w:rsid w:val="006C0D66"/>
    <w:rsid w:val="006C0E32"/>
    <w:rsid w:val="006C1624"/>
    <w:rsid w:val="006C162F"/>
    <w:rsid w:val="006C17DA"/>
    <w:rsid w:val="006C631F"/>
    <w:rsid w:val="006C71AF"/>
    <w:rsid w:val="006C7903"/>
    <w:rsid w:val="006C7C0F"/>
    <w:rsid w:val="006D058C"/>
    <w:rsid w:val="006D0B93"/>
    <w:rsid w:val="006D0BF1"/>
    <w:rsid w:val="006D2605"/>
    <w:rsid w:val="006D2694"/>
    <w:rsid w:val="006D2AF0"/>
    <w:rsid w:val="006D32E6"/>
    <w:rsid w:val="006D34B2"/>
    <w:rsid w:val="006D3C6E"/>
    <w:rsid w:val="006D4C91"/>
    <w:rsid w:val="006D4C96"/>
    <w:rsid w:val="006D4D80"/>
    <w:rsid w:val="006D5BB7"/>
    <w:rsid w:val="006D5F31"/>
    <w:rsid w:val="006D6CA0"/>
    <w:rsid w:val="006D7211"/>
    <w:rsid w:val="006D73F3"/>
    <w:rsid w:val="006D75DD"/>
    <w:rsid w:val="006D76C4"/>
    <w:rsid w:val="006E0F6D"/>
    <w:rsid w:val="006E12D4"/>
    <w:rsid w:val="006E1367"/>
    <w:rsid w:val="006E1FFB"/>
    <w:rsid w:val="006E2EAB"/>
    <w:rsid w:val="006E3EA0"/>
    <w:rsid w:val="006E427C"/>
    <w:rsid w:val="006E48BB"/>
    <w:rsid w:val="006E50AD"/>
    <w:rsid w:val="006E55FE"/>
    <w:rsid w:val="006E6008"/>
    <w:rsid w:val="006E75DB"/>
    <w:rsid w:val="006E79F7"/>
    <w:rsid w:val="006E7A51"/>
    <w:rsid w:val="006E7B8D"/>
    <w:rsid w:val="006E7D2B"/>
    <w:rsid w:val="006F0F01"/>
    <w:rsid w:val="006F1345"/>
    <w:rsid w:val="006F1912"/>
    <w:rsid w:val="006F19E8"/>
    <w:rsid w:val="006F1B8A"/>
    <w:rsid w:val="006F3BFC"/>
    <w:rsid w:val="006F3F35"/>
    <w:rsid w:val="006F4064"/>
    <w:rsid w:val="006F40CB"/>
    <w:rsid w:val="006F4ECD"/>
    <w:rsid w:val="006F50D0"/>
    <w:rsid w:val="006F515F"/>
    <w:rsid w:val="006F6415"/>
    <w:rsid w:val="006F6D89"/>
    <w:rsid w:val="006F7A30"/>
    <w:rsid w:val="007005A6"/>
    <w:rsid w:val="007008DE"/>
    <w:rsid w:val="00700A52"/>
    <w:rsid w:val="00701427"/>
    <w:rsid w:val="00701ABA"/>
    <w:rsid w:val="00701E82"/>
    <w:rsid w:val="0070241A"/>
    <w:rsid w:val="00702B91"/>
    <w:rsid w:val="00702F01"/>
    <w:rsid w:val="0070417A"/>
    <w:rsid w:val="0070431F"/>
    <w:rsid w:val="00704676"/>
    <w:rsid w:val="00704E9D"/>
    <w:rsid w:val="007059DD"/>
    <w:rsid w:val="00706664"/>
    <w:rsid w:val="007067CB"/>
    <w:rsid w:val="007075ED"/>
    <w:rsid w:val="00707756"/>
    <w:rsid w:val="00707F6C"/>
    <w:rsid w:val="007109A6"/>
    <w:rsid w:val="00710A55"/>
    <w:rsid w:val="00711742"/>
    <w:rsid w:val="00712273"/>
    <w:rsid w:val="007130CA"/>
    <w:rsid w:val="00713868"/>
    <w:rsid w:val="00713B7E"/>
    <w:rsid w:val="00714962"/>
    <w:rsid w:val="00714D9D"/>
    <w:rsid w:val="00714F89"/>
    <w:rsid w:val="0071519A"/>
    <w:rsid w:val="007154C8"/>
    <w:rsid w:val="007154F1"/>
    <w:rsid w:val="00716013"/>
    <w:rsid w:val="0071608E"/>
    <w:rsid w:val="00720B71"/>
    <w:rsid w:val="0072112F"/>
    <w:rsid w:val="00721130"/>
    <w:rsid w:val="007229BB"/>
    <w:rsid w:val="007231B5"/>
    <w:rsid w:val="0072360E"/>
    <w:rsid w:val="007237AB"/>
    <w:rsid w:val="00723E1F"/>
    <w:rsid w:val="00723FB5"/>
    <w:rsid w:val="00724085"/>
    <w:rsid w:val="00724B34"/>
    <w:rsid w:val="007252C4"/>
    <w:rsid w:val="00725992"/>
    <w:rsid w:val="00725A72"/>
    <w:rsid w:val="00726E0F"/>
    <w:rsid w:val="00727924"/>
    <w:rsid w:val="00727FC8"/>
    <w:rsid w:val="00730941"/>
    <w:rsid w:val="007315FF"/>
    <w:rsid w:val="0073181D"/>
    <w:rsid w:val="00733751"/>
    <w:rsid w:val="007346BB"/>
    <w:rsid w:val="007347CB"/>
    <w:rsid w:val="00734AB9"/>
    <w:rsid w:val="00735178"/>
    <w:rsid w:val="00735F89"/>
    <w:rsid w:val="007378E4"/>
    <w:rsid w:val="00740AD0"/>
    <w:rsid w:val="007415B7"/>
    <w:rsid w:val="00741992"/>
    <w:rsid w:val="00743D5B"/>
    <w:rsid w:val="00743E26"/>
    <w:rsid w:val="00743E6E"/>
    <w:rsid w:val="0074544C"/>
    <w:rsid w:val="0074655C"/>
    <w:rsid w:val="00746D01"/>
    <w:rsid w:val="00747AAD"/>
    <w:rsid w:val="00747E4B"/>
    <w:rsid w:val="00750401"/>
    <w:rsid w:val="007527AF"/>
    <w:rsid w:val="00753C2F"/>
    <w:rsid w:val="007545C9"/>
    <w:rsid w:val="00754F40"/>
    <w:rsid w:val="00756062"/>
    <w:rsid w:val="00756376"/>
    <w:rsid w:val="0075696B"/>
    <w:rsid w:val="00760009"/>
    <w:rsid w:val="007601BE"/>
    <w:rsid w:val="007607D3"/>
    <w:rsid w:val="00760B98"/>
    <w:rsid w:val="00760EED"/>
    <w:rsid w:val="007614F8"/>
    <w:rsid w:val="00762B0E"/>
    <w:rsid w:val="007636DE"/>
    <w:rsid w:val="00763CC8"/>
    <w:rsid w:val="00764A42"/>
    <w:rsid w:val="00764AA3"/>
    <w:rsid w:val="00765E88"/>
    <w:rsid w:val="00767780"/>
    <w:rsid w:val="00767A08"/>
    <w:rsid w:val="00770312"/>
    <w:rsid w:val="00770764"/>
    <w:rsid w:val="007713CB"/>
    <w:rsid w:val="00771522"/>
    <w:rsid w:val="00771B53"/>
    <w:rsid w:val="0077204D"/>
    <w:rsid w:val="007727DC"/>
    <w:rsid w:val="00773738"/>
    <w:rsid w:val="00775DD6"/>
    <w:rsid w:val="0077642E"/>
    <w:rsid w:val="007765D4"/>
    <w:rsid w:val="007776BC"/>
    <w:rsid w:val="007800E7"/>
    <w:rsid w:val="00780FE5"/>
    <w:rsid w:val="007812E5"/>
    <w:rsid w:val="00781B79"/>
    <w:rsid w:val="00782336"/>
    <w:rsid w:val="00782C02"/>
    <w:rsid w:val="007830AE"/>
    <w:rsid w:val="00783878"/>
    <w:rsid w:val="00784F21"/>
    <w:rsid w:val="007856A2"/>
    <w:rsid w:val="00785F16"/>
    <w:rsid w:val="0078639D"/>
    <w:rsid w:val="00786E01"/>
    <w:rsid w:val="00787146"/>
    <w:rsid w:val="0079003A"/>
    <w:rsid w:val="007934D3"/>
    <w:rsid w:val="00794249"/>
    <w:rsid w:val="00794AD2"/>
    <w:rsid w:val="00794DC3"/>
    <w:rsid w:val="00795610"/>
    <w:rsid w:val="00796097"/>
    <w:rsid w:val="007961A5"/>
    <w:rsid w:val="00797F88"/>
    <w:rsid w:val="007A05C0"/>
    <w:rsid w:val="007A1525"/>
    <w:rsid w:val="007A15ED"/>
    <w:rsid w:val="007A18A0"/>
    <w:rsid w:val="007A1A65"/>
    <w:rsid w:val="007A1F4C"/>
    <w:rsid w:val="007A2E94"/>
    <w:rsid w:val="007A335E"/>
    <w:rsid w:val="007A36EE"/>
    <w:rsid w:val="007A412A"/>
    <w:rsid w:val="007A45A1"/>
    <w:rsid w:val="007A5611"/>
    <w:rsid w:val="007A564D"/>
    <w:rsid w:val="007A5EDD"/>
    <w:rsid w:val="007A6267"/>
    <w:rsid w:val="007A66F0"/>
    <w:rsid w:val="007A6BF4"/>
    <w:rsid w:val="007A6D01"/>
    <w:rsid w:val="007A79A7"/>
    <w:rsid w:val="007B080F"/>
    <w:rsid w:val="007B0CB2"/>
    <w:rsid w:val="007B1F2C"/>
    <w:rsid w:val="007B22BF"/>
    <w:rsid w:val="007B27F0"/>
    <w:rsid w:val="007B2890"/>
    <w:rsid w:val="007B2E88"/>
    <w:rsid w:val="007B39CF"/>
    <w:rsid w:val="007B45F8"/>
    <w:rsid w:val="007B49F5"/>
    <w:rsid w:val="007B5962"/>
    <w:rsid w:val="007B5B26"/>
    <w:rsid w:val="007B7031"/>
    <w:rsid w:val="007B75DB"/>
    <w:rsid w:val="007B7BB2"/>
    <w:rsid w:val="007B7DAE"/>
    <w:rsid w:val="007B7EE1"/>
    <w:rsid w:val="007C01DF"/>
    <w:rsid w:val="007C04AA"/>
    <w:rsid w:val="007C0910"/>
    <w:rsid w:val="007C172C"/>
    <w:rsid w:val="007C19B3"/>
    <w:rsid w:val="007C31AA"/>
    <w:rsid w:val="007C447F"/>
    <w:rsid w:val="007C4CFD"/>
    <w:rsid w:val="007C557B"/>
    <w:rsid w:val="007C6210"/>
    <w:rsid w:val="007C6318"/>
    <w:rsid w:val="007C74C0"/>
    <w:rsid w:val="007C78C4"/>
    <w:rsid w:val="007D0217"/>
    <w:rsid w:val="007D0C41"/>
    <w:rsid w:val="007D17B7"/>
    <w:rsid w:val="007D2686"/>
    <w:rsid w:val="007D2E38"/>
    <w:rsid w:val="007D3544"/>
    <w:rsid w:val="007D3DE6"/>
    <w:rsid w:val="007D557F"/>
    <w:rsid w:val="007D59EC"/>
    <w:rsid w:val="007D5DBC"/>
    <w:rsid w:val="007D5EBF"/>
    <w:rsid w:val="007D6430"/>
    <w:rsid w:val="007D6A12"/>
    <w:rsid w:val="007D7967"/>
    <w:rsid w:val="007E0578"/>
    <w:rsid w:val="007E0ED9"/>
    <w:rsid w:val="007E1749"/>
    <w:rsid w:val="007E2549"/>
    <w:rsid w:val="007E3FD6"/>
    <w:rsid w:val="007E4785"/>
    <w:rsid w:val="007E59BA"/>
    <w:rsid w:val="007E5B3D"/>
    <w:rsid w:val="007E5B6B"/>
    <w:rsid w:val="007E61A2"/>
    <w:rsid w:val="007E6DBA"/>
    <w:rsid w:val="007E7075"/>
    <w:rsid w:val="007F06FB"/>
    <w:rsid w:val="007F0F5F"/>
    <w:rsid w:val="007F2232"/>
    <w:rsid w:val="007F2A6E"/>
    <w:rsid w:val="007F3CE5"/>
    <w:rsid w:val="007F53E0"/>
    <w:rsid w:val="007F5722"/>
    <w:rsid w:val="007F5817"/>
    <w:rsid w:val="007F5CD1"/>
    <w:rsid w:val="007F6C16"/>
    <w:rsid w:val="007F6DD2"/>
    <w:rsid w:val="007F7317"/>
    <w:rsid w:val="007F7F16"/>
    <w:rsid w:val="00801406"/>
    <w:rsid w:val="00801554"/>
    <w:rsid w:val="00801EC4"/>
    <w:rsid w:val="00802AF6"/>
    <w:rsid w:val="00803E2B"/>
    <w:rsid w:val="00803EA6"/>
    <w:rsid w:val="00803F05"/>
    <w:rsid w:val="00803FFB"/>
    <w:rsid w:val="00804500"/>
    <w:rsid w:val="00804A35"/>
    <w:rsid w:val="00804DFE"/>
    <w:rsid w:val="008055FD"/>
    <w:rsid w:val="008057B6"/>
    <w:rsid w:val="00805BA7"/>
    <w:rsid w:val="00805C8D"/>
    <w:rsid w:val="00805D17"/>
    <w:rsid w:val="00806998"/>
    <w:rsid w:val="00810057"/>
    <w:rsid w:val="0081084E"/>
    <w:rsid w:val="00810BB6"/>
    <w:rsid w:val="00810ECA"/>
    <w:rsid w:val="0081199A"/>
    <w:rsid w:val="00812321"/>
    <w:rsid w:val="00812793"/>
    <w:rsid w:val="00813AD4"/>
    <w:rsid w:val="00813AE2"/>
    <w:rsid w:val="00814831"/>
    <w:rsid w:val="00814D0F"/>
    <w:rsid w:val="00815D38"/>
    <w:rsid w:val="00817EC8"/>
    <w:rsid w:val="008210C1"/>
    <w:rsid w:val="00821D1A"/>
    <w:rsid w:val="0082281F"/>
    <w:rsid w:val="00823456"/>
    <w:rsid w:val="00824ADF"/>
    <w:rsid w:val="00824D04"/>
    <w:rsid w:val="0082578B"/>
    <w:rsid w:val="00826B99"/>
    <w:rsid w:val="00827946"/>
    <w:rsid w:val="00827B58"/>
    <w:rsid w:val="008309B4"/>
    <w:rsid w:val="008321D6"/>
    <w:rsid w:val="008327C4"/>
    <w:rsid w:val="00833020"/>
    <w:rsid w:val="00833168"/>
    <w:rsid w:val="00833C64"/>
    <w:rsid w:val="008343E3"/>
    <w:rsid w:val="00835018"/>
    <w:rsid w:val="008353A5"/>
    <w:rsid w:val="00835432"/>
    <w:rsid w:val="00836AC6"/>
    <w:rsid w:val="00837246"/>
    <w:rsid w:val="0083777F"/>
    <w:rsid w:val="00840452"/>
    <w:rsid w:val="008408BC"/>
    <w:rsid w:val="00841AAB"/>
    <w:rsid w:val="008426EF"/>
    <w:rsid w:val="0084279F"/>
    <w:rsid w:val="0084286B"/>
    <w:rsid w:val="00842C21"/>
    <w:rsid w:val="008430E8"/>
    <w:rsid w:val="00844314"/>
    <w:rsid w:val="00844770"/>
    <w:rsid w:val="00844D2F"/>
    <w:rsid w:val="008469D4"/>
    <w:rsid w:val="00847493"/>
    <w:rsid w:val="00847E55"/>
    <w:rsid w:val="0085022F"/>
    <w:rsid w:val="0085061A"/>
    <w:rsid w:val="008514FF"/>
    <w:rsid w:val="00852FF1"/>
    <w:rsid w:val="008537D3"/>
    <w:rsid w:val="00853AF2"/>
    <w:rsid w:val="00854391"/>
    <w:rsid w:val="00855CD1"/>
    <w:rsid w:val="00855DDF"/>
    <w:rsid w:val="00856239"/>
    <w:rsid w:val="008573F6"/>
    <w:rsid w:val="0086123A"/>
    <w:rsid w:val="008617DD"/>
    <w:rsid w:val="00861D65"/>
    <w:rsid w:val="0086208D"/>
    <w:rsid w:val="008620D8"/>
    <w:rsid w:val="00863BC8"/>
    <w:rsid w:val="008659D6"/>
    <w:rsid w:val="00865C7C"/>
    <w:rsid w:val="00866D06"/>
    <w:rsid w:val="00866DC7"/>
    <w:rsid w:val="0086729C"/>
    <w:rsid w:val="0086745A"/>
    <w:rsid w:val="008674AD"/>
    <w:rsid w:val="008707C7"/>
    <w:rsid w:val="0087082B"/>
    <w:rsid w:val="00870A23"/>
    <w:rsid w:val="00870BA7"/>
    <w:rsid w:val="00870D81"/>
    <w:rsid w:val="00871A27"/>
    <w:rsid w:val="00872D7E"/>
    <w:rsid w:val="00872E8A"/>
    <w:rsid w:val="00872EEC"/>
    <w:rsid w:val="0087335D"/>
    <w:rsid w:val="00873BC1"/>
    <w:rsid w:val="00874476"/>
    <w:rsid w:val="0087605E"/>
    <w:rsid w:val="00876132"/>
    <w:rsid w:val="008778A4"/>
    <w:rsid w:val="00877DF8"/>
    <w:rsid w:val="00880342"/>
    <w:rsid w:val="0088058C"/>
    <w:rsid w:val="008805E7"/>
    <w:rsid w:val="0088072D"/>
    <w:rsid w:val="008818A2"/>
    <w:rsid w:val="00882819"/>
    <w:rsid w:val="0088316F"/>
    <w:rsid w:val="00883232"/>
    <w:rsid w:val="008836FA"/>
    <w:rsid w:val="008837F7"/>
    <w:rsid w:val="008849D8"/>
    <w:rsid w:val="00885347"/>
    <w:rsid w:val="008857D6"/>
    <w:rsid w:val="00885847"/>
    <w:rsid w:val="008900F3"/>
    <w:rsid w:val="0089129B"/>
    <w:rsid w:val="00892FA9"/>
    <w:rsid w:val="0089311F"/>
    <w:rsid w:val="00893B4B"/>
    <w:rsid w:val="008949F1"/>
    <w:rsid w:val="00894D86"/>
    <w:rsid w:val="00894FEF"/>
    <w:rsid w:val="00895C61"/>
    <w:rsid w:val="0089616C"/>
    <w:rsid w:val="00896C87"/>
    <w:rsid w:val="008A00D9"/>
    <w:rsid w:val="008A0AC9"/>
    <w:rsid w:val="008A15AB"/>
    <w:rsid w:val="008A1B53"/>
    <w:rsid w:val="008A1E89"/>
    <w:rsid w:val="008A2C7F"/>
    <w:rsid w:val="008A320A"/>
    <w:rsid w:val="008A3D93"/>
    <w:rsid w:val="008A53B5"/>
    <w:rsid w:val="008A619F"/>
    <w:rsid w:val="008A6864"/>
    <w:rsid w:val="008A7185"/>
    <w:rsid w:val="008A734B"/>
    <w:rsid w:val="008A7915"/>
    <w:rsid w:val="008A7E48"/>
    <w:rsid w:val="008B05C8"/>
    <w:rsid w:val="008B092F"/>
    <w:rsid w:val="008B1449"/>
    <w:rsid w:val="008B2633"/>
    <w:rsid w:val="008B2A17"/>
    <w:rsid w:val="008B362D"/>
    <w:rsid w:val="008B456F"/>
    <w:rsid w:val="008B500C"/>
    <w:rsid w:val="008B5018"/>
    <w:rsid w:val="008B521A"/>
    <w:rsid w:val="008B5B48"/>
    <w:rsid w:val="008B5C17"/>
    <w:rsid w:val="008B65C7"/>
    <w:rsid w:val="008B6601"/>
    <w:rsid w:val="008B67F7"/>
    <w:rsid w:val="008B6EE8"/>
    <w:rsid w:val="008B7827"/>
    <w:rsid w:val="008C252D"/>
    <w:rsid w:val="008C26B1"/>
    <w:rsid w:val="008C3083"/>
    <w:rsid w:val="008C32BB"/>
    <w:rsid w:val="008C35F5"/>
    <w:rsid w:val="008C4030"/>
    <w:rsid w:val="008C47D9"/>
    <w:rsid w:val="008C5267"/>
    <w:rsid w:val="008C5305"/>
    <w:rsid w:val="008C54D0"/>
    <w:rsid w:val="008C61FC"/>
    <w:rsid w:val="008C6C83"/>
    <w:rsid w:val="008D063A"/>
    <w:rsid w:val="008D0A69"/>
    <w:rsid w:val="008D129A"/>
    <w:rsid w:val="008D12F7"/>
    <w:rsid w:val="008D15E5"/>
    <w:rsid w:val="008D22FE"/>
    <w:rsid w:val="008D255B"/>
    <w:rsid w:val="008D2D29"/>
    <w:rsid w:val="008D2EEB"/>
    <w:rsid w:val="008D399C"/>
    <w:rsid w:val="008D3D92"/>
    <w:rsid w:val="008D45C9"/>
    <w:rsid w:val="008D51A5"/>
    <w:rsid w:val="008D5C87"/>
    <w:rsid w:val="008D6352"/>
    <w:rsid w:val="008D64EB"/>
    <w:rsid w:val="008D674A"/>
    <w:rsid w:val="008D6DFB"/>
    <w:rsid w:val="008E01C4"/>
    <w:rsid w:val="008E09EB"/>
    <w:rsid w:val="008E11CE"/>
    <w:rsid w:val="008E1C21"/>
    <w:rsid w:val="008E21AD"/>
    <w:rsid w:val="008E2E50"/>
    <w:rsid w:val="008E3188"/>
    <w:rsid w:val="008E33A3"/>
    <w:rsid w:val="008E37DA"/>
    <w:rsid w:val="008E3E5A"/>
    <w:rsid w:val="008E4092"/>
    <w:rsid w:val="008E42A3"/>
    <w:rsid w:val="008E432F"/>
    <w:rsid w:val="008E4895"/>
    <w:rsid w:val="008E4BEE"/>
    <w:rsid w:val="008E5136"/>
    <w:rsid w:val="008E534A"/>
    <w:rsid w:val="008E5F28"/>
    <w:rsid w:val="008E5F87"/>
    <w:rsid w:val="008E6607"/>
    <w:rsid w:val="008E77AD"/>
    <w:rsid w:val="008E7A05"/>
    <w:rsid w:val="008F10CE"/>
    <w:rsid w:val="008F127B"/>
    <w:rsid w:val="008F2D5E"/>
    <w:rsid w:val="008F3297"/>
    <w:rsid w:val="008F40B5"/>
    <w:rsid w:val="008F4FDE"/>
    <w:rsid w:val="008F502F"/>
    <w:rsid w:val="008F53C4"/>
    <w:rsid w:val="008F5875"/>
    <w:rsid w:val="008F6680"/>
    <w:rsid w:val="008F66E6"/>
    <w:rsid w:val="008F73D3"/>
    <w:rsid w:val="008F76F8"/>
    <w:rsid w:val="0090018B"/>
    <w:rsid w:val="009003F6"/>
    <w:rsid w:val="0090077C"/>
    <w:rsid w:val="009007CD"/>
    <w:rsid w:val="00902787"/>
    <w:rsid w:val="00902CEB"/>
    <w:rsid w:val="009032C9"/>
    <w:rsid w:val="0090427C"/>
    <w:rsid w:val="009066F6"/>
    <w:rsid w:val="00906BBE"/>
    <w:rsid w:val="009109A9"/>
    <w:rsid w:val="00910F51"/>
    <w:rsid w:val="00911379"/>
    <w:rsid w:val="009113BB"/>
    <w:rsid w:val="009119E9"/>
    <w:rsid w:val="00911D69"/>
    <w:rsid w:val="00912329"/>
    <w:rsid w:val="0091250E"/>
    <w:rsid w:val="00913237"/>
    <w:rsid w:val="00913636"/>
    <w:rsid w:val="009173E8"/>
    <w:rsid w:val="00920C8A"/>
    <w:rsid w:val="00921371"/>
    <w:rsid w:val="0092196D"/>
    <w:rsid w:val="00921F68"/>
    <w:rsid w:val="0092260F"/>
    <w:rsid w:val="009261AA"/>
    <w:rsid w:val="009263E0"/>
    <w:rsid w:val="00926779"/>
    <w:rsid w:val="00927CE4"/>
    <w:rsid w:val="0093016A"/>
    <w:rsid w:val="00931196"/>
    <w:rsid w:val="00931780"/>
    <w:rsid w:val="0093239D"/>
    <w:rsid w:val="00932A2B"/>
    <w:rsid w:val="00934180"/>
    <w:rsid w:val="00935918"/>
    <w:rsid w:val="00935CF1"/>
    <w:rsid w:val="00937979"/>
    <w:rsid w:val="00940169"/>
    <w:rsid w:val="00940639"/>
    <w:rsid w:val="0094125A"/>
    <w:rsid w:val="009417B0"/>
    <w:rsid w:val="009417DB"/>
    <w:rsid w:val="00942536"/>
    <w:rsid w:val="009426AE"/>
    <w:rsid w:val="00942B07"/>
    <w:rsid w:val="00942C03"/>
    <w:rsid w:val="00943D8C"/>
    <w:rsid w:val="00943F39"/>
    <w:rsid w:val="00944F26"/>
    <w:rsid w:val="00944F86"/>
    <w:rsid w:val="00945436"/>
    <w:rsid w:val="00945B2D"/>
    <w:rsid w:val="00945F82"/>
    <w:rsid w:val="00946369"/>
    <w:rsid w:val="00947FCC"/>
    <w:rsid w:val="009505F1"/>
    <w:rsid w:val="00951DD6"/>
    <w:rsid w:val="00952DB7"/>
    <w:rsid w:val="00954097"/>
    <w:rsid w:val="009542A4"/>
    <w:rsid w:val="00954720"/>
    <w:rsid w:val="0095497F"/>
    <w:rsid w:val="009556EC"/>
    <w:rsid w:val="00955C7E"/>
    <w:rsid w:val="00956598"/>
    <w:rsid w:val="00956EF3"/>
    <w:rsid w:val="00957C8A"/>
    <w:rsid w:val="00957CD4"/>
    <w:rsid w:val="00957FDF"/>
    <w:rsid w:val="0096037A"/>
    <w:rsid w:val="00960C9C"/>
    <w:rsid w:val="009621EA"/>
    <w:rsid w:val="00962FD3"/>
    <w:rsid w:val="00963124"/>
    <w:rsid w:val="00963A22"/>
    <w:rsid w:val="00963C54"/>
    <w:rsid w:val="00963CD4"/>
    <w:rsid w:val="009642A6"/>
    <w:rsid w:val="009650D4"/>
    <w:rsid w:val="00965842"/>
    <w:rsid w:val="00965F61"/>
    <w:rsid w:val="0096606F"/>
    <w:rsid w:val="0096618E"/>
    <w:rsid w:val="009664A1"/>
    <w:rsid w:val="00966936"/>
    <w:rsid w:val="00967201"/>
    <w:rsid w:val="00967D38"/>
    <w:rsid w:val="00967FF1"/>
    <w:rsid w:val="0097069A"/>
    <w:rsid w:val="00971983"/>
    <w:rsid w:val="009734F5"/>
    <w:rsid w:val="00974C4C"/>
    <w:rsid w:val="00974DD9"/>
    <w:rsid w:val="00975AA5"/>
    <w:rsid w:val="00975BAF"/>
    <w:rsid w:val="00976496"/>
    <w:rsid w:val="00977391"/>
    <w:rsid w:val="00977841"/>
    <w:rsid w:val="0098065A"/>
    <w:rsid w:val="00980D12"/>
    <w:rsid w:val="00981E47"/>
    <w:rsid w:val="00983522"/>
    <w:rsid w:val="00983587"/>
    <w:rsid w:val="0098414C"/>
    <w:rsid w:val="00984322"/>
    <w:rsid w:val="009860E0"/>
    <w:rsid w:val="009867C2"/>
    <w:rsid w:val="00986B90"/>
    <w:rsid w:val="00987851"/>
    <w:rsid w:val="00987ED8"/>
    <w:rsid w:val="00990878"/>
    <w:rsid w:val="009908AE"/>
    <w:rsid w:val="00991436"/>
    <w:rsid w:val="00991515"/>
    <w:rsid w:val="00991768"/>
    <w:rsid w:val="00993E87"/>
    <w:rsid w:val="00994558"/>
    <w:rsid w:val="00994A41"/>
    <w:rsid w:val="00994CD7"/>
    <w:rsid w:val="0099541D"/>
    <w:rsid w:val="009954C2"/>
    <w:rsid w:val="00995B7D"/>
    <w:rsid w:val="00997221"/>
    <w:rsid w:val="00997A06"/>
    <w:rsid w:val="009A1047"/>
    <w:rsid w:val="009A21A3"/>
    <w:rsid w:val="009A27FF"/>
    <w:rsid w:val="009A2AF0"/>
    <w:rsid w:val="009A359E"/>
    <w:rsid w:val="009A3EE5"/>
    <w:rsid w:val="009A4212"/>
    <w:rsid w:val="009A488F"/>
    <w:rsid w:val="009A6F03"/>
    <w:rsid w:val="009A7069"/>
    <w:rsid w:val="009B1815"/>
    <w:rsid w:val="009B3676"/>
    <w:rsid w:val="009B38D0"/>
    <w:rsid w:val="009B42E1"/>
    <w:rsid w:val="009B4605"/>
    <w:rsid w:val="009B4D86"/>
    <w:rsid w:val="009B653B"/>
    <w:rsid w:val="009B7CD7"/>
    <w:rsid w:val="009B7DB7"/>
    <w:rsid w:val="009C1320"/>
    <w:rsid w:val="009C1851"/>
    <w:rsid w:val="009C22B9"/>
    <w:rsid w:val="009C2596"/>
    <w:rsid w:val="009C29B5"/>
    <w:rsid w:val="009C3985"/>
    <w:rsid w:val="009C4C7B"/>
    <w:rsid w:val="009C4F06"/>
    <w:rsid w:val="009C4F8E"/>
    <w:rsid w:val="009C529A"/>
    <w:rsid w:val="009C54D6"/>
    <w:rsid w:val="009C653F"/>
    <w:rsid w:val="009C6F97"/>
    <w:rsid w:val="009C745B"/>
    <w:rsid w:val="009C769B"/>
    <w:rsid w:val="009C7D88"/>
    <w:rsid w:val="009C7DD7"/>
    <w:rsid w:val="009D1C8D"/>
    <w:rsid w:val="009D29B7"/>
    <w:rsid w:val="009D35AE"/>
    <w:rsid w:val="009D4A8F"/>
    <w:rsid w:val="009D5120"/>
    <w:rsid w:val="009D5F7D"/>
    <w:rsid w:val="009D694A"/>
    <w:rsid w:val="009D694E"/>
    <w:rsid w:val="009D6C8D"/>
    <w:rsid w:val="009D6C91"/>
    <w:rsid w:val="009D6FDE"/>
    <w:rsid w:val="009D74B9"/>
    <w:rsid w:val="009E066D"/>
    <w:rsid w:val="009E19A6"/>
    <w:rsid w:val="009E2E01"/>
    <w:rsid w:val="009E3F85"/>
    <w:rsid w:val="009E41F3"/>
    <w:rsid w:val="009E5817"/>
    <w:rsid w:val="009E5B15"/>
    <w:rsid w:val="009E6B9A"/>
    <w:rsid w:val="009E6C94"/>
    <w:rsid w:val="009E6D7B"/>
    <w:rsid w:val="009E7298"/>
    <w:rsid w:val="009E73CD"/>
    <w:rsid w:val="009E76CC"/>
    <w:rsid w:val="009F007E"/>
    <w:rsid w:val="009F0AF0"/>
    <w:rsid w:val="009F104E"/>
    <w:rsid w:val="009F1093"/>
    <w:rsid w:val="009F268C"/>
    <w:rsid w:val="009F2AA8"/>
    <w:rsid w:val="009F30C2"/>
    <w:rsid w:val="009F34FD"/>
    <w:rsid w:val="009F3C36"/>
    <w:rsid w:val="009F3FD8"/>
    <w:rsid w:val="009F407A"/>
    <w:rsid w:val="009F5379"/>
    <w:rsid w:val="009F639C"/>
    <w:rsid w:val="009F68C5"/>
    <w:rsid w:val="00A0125C"/>
    <w:rsid w:val="00A0131D"/>
    <w:rsid w:val="00A024F3"/>
    <w:rsid w:val="00A02A2B"/>
    <w:rsid w:val="00A0364F"/>
    <w:rsid w:val="00A041E1"/>
    <w:rsid w:val="00A04C95"/>
    <w:rsid w:val="00A04E4C"/>
    <w:rsid w:val="00A05022"/>
    <w:rsid w:val="00A05AF8"/>
    <w:rsid w:val="00A0645E"/>
    <w:rsid w:val="00A06490"/>
    <w:rsid w:val="00A0743E"/>
    <w:rsid w:val="00A10CB9"/>
    <w:rsid w:val="00A11343"/>
    <w:rsid w:val="00A12403"/>
    <w:rsid w:val="00A153AF"/>
    <w:rsid w:val="00A15931"/>
    <w:rsid w:val="00A16052"/>
    <w:rsid w:val="00A16D2A"/>
    <w:rsid w:val="00A17184"/>
    <w:rsid w:val="00A17300"/>
    <w:rsid w:val="00A1791D"/>
    <w:rsid w:val="00A2033C"/>
    <w:rsid w:val="00A20B57"/>
    <w:rsid w:val="00A22F35"/>
    <w:rsid w:val="00A23714"/>
    <w:rsid w:val="00A2371D"/>
    <w:rsid w:val="00A23E74"/>
    <w:rsid w:val="00A24762"/>
    <w:rsid w:val="00A24A7F"/>
    <w:rsid w:val="00A25163"/>
    <w:rsid w:val="00A25579"/>
    <w:rsid w:val="00A25DC2"/>
    <w:rsid w:val="00A26374"/>
    <w:rsid w:val="00A26F76"/>
    <w:rsid w:val="00A27C02"/>
    <w:rsid w:val="00A3079A"/>
    <w:rsid w:val="00A30BB6"/>
    <w:rsid w:val="00A31720"/>
    <w:rsid w:val="00A321D2"/>
    <w:rsid w:val="00A3235D"/>
    <w:rsid w:val="00A324B2"/>
    <w:rsid w:val="00A32566"/>
    <w:rsid w:val="00A33056"/>
    <w:rsid w:val="00A33498"/>
    <w:rsid w:val="00A33559"/>
    <w:rsid w:val="00A33729"/>
    <w:rsid w:val="00A345F2"/>
    <w:rsid w:val="00A34641"/>
    <w:rsid w:val="00A3496F"/>
    <w:rsid w:val="00A351AB"/>
    <w:rsid w:val="00A35637"/>
    <w:rsid w:val="00A35886"/>
    <w:rsid w:val="00A35E9D"/>
    <w:rsid w:val="00A36000"/>
    <w:rsid w:val="00A3747D"/>
    <w:rsid w:val="00A37A42"/>
    <w:rsid w:val="00A4014E"/>
    <w:rsid w:val="00A40823"/>
    <w:rsid w:val="00A41C9A"/>
    <w:rsid w:val="00A42476"/>
    <w:rsid w:val="00A4492C"/>
    <w:rsid w:val="00A45DE1"/>
    <w:rsid w:val="00A462DD"/>
    <w:rsid w:val="00A46A10"/>
    <w:rsid w:val="00A46EB5"/>
    <w:rsid w:val="00A46F60"/>
    <w:rsid w:val="00A4775D"/>
    <w:rsid w:val="00A503D5"/>
    <w:rsid w:val="00A5092B"/>
    <w:rsid w:val="00A50C9F"/>
    <w:rsid w:val="00A51A0E"/>
    <w:rsid w:val="00A52D28"/>
    <w:rsid w:val="00A52FAD"/>
    <w:rsid w:val="00A53B82"/>
    <w:rsid w:val="00A54126"/>
    <w:rsid w:val="00A547F0"/>
    <w:rsid w:val="00A55DC2"/>
    <w:rsid w:val="00A55F01"/>
    <w:rsid w:val="00A56477"/>
    <w:rsid w:val="00A56D30"/>
    <w:rsid w:val="00A56DE1"/>
    <w:rsid w:val="00A57004"/>
    <w:rsid w:val="00A60A26"/>
    <w:rsid w:val="00A60D3A"/>
    <w:rsid w:val="00A610B9"/>
    <w:rsid w:val="00A611BE"/>
    <w:rsid w:val="00A6149D"/>
    <w:rsid w:val="00A619CB"/>
    <w:rsid w:val="00A61A81"/>
    <w:rsid w:val="00A62190"/>
    <w:rsid w:val="00A62FF8"/>
    <w:rsid w:val="00A64827"/>
    <w:rsid w:val="00A64E0B"/>
    <w:rsid w:val="00A654B6"/>
    <w:rsid w:val="00A7014A"/>
    <w:rsid w:val="00A70187"/>
    <w:rsid w:val="00A71B3F"/>
    <w:rsid w:val="00A71EA0"/>
    <w:rsid w:val="00A722CF"/>
    <w:rsid w:val="00A72544"/>
    <w:rsid w:val="00A727BD"/>
    <w:rsid w:val="00A75131"/>
    <w:rsid w:val="00A754F7"/>
    <w:rsid w:val="00A757FE"/>
    <w:rsid w:val="00A763C9"/>
    <w:rsid w:val="00A76539"/>
    <w:rsid w:val="00A7669E"/>
    <w:rsid w:val="00A76988"/>
    <w:rsid w:val="00A807F6"/>
    <w:rsid w:val="00A80B2B"/>
    <w:rsid w:val="00A8142C"/>
    <w:rsid w:val="00A823A9"/>
    <w:rsid w:val="00A82695"/>
    <w:rsid w:val="00A829BD"/>
    <w:rsid w:val="00A82D01"/>
    <w:rsid w:val="00A82FB3"/>
    <w:rsid w:val="00A8313B"/>
    <w:rsid w:val="00A83214"/>
    <w:rsid w:val="00A83291"/>
    <w:rsid w:val="00A84837"/>
    <w:rsid w:val="00A84903"/>
    <w:rsid w:val="00A8547D"/>
    <w:rsid w:val="00A857EE"/>
    <w:rsid w:val="00A85E55"/>
    <w:rsid w:val="00A85EF0"/>
    <w:rsid w:val="00A8661B"/>
    <w:rsid w:val="00A875F1"/>
    <w:rsid w:val="00A909A7"/>
    <w:rsid w:val="00A90B92"/>
    <w:rsid w:val="00A911FF"/>
    <w:rsid w:val="00A91442"/>
    <w:rsid w:val="00A917DF"/>
    <w:rsid w:val="00A92EC3"/>
    <w:rsid w:val="00A93341"/>
    <w:rsid w:val="00A936D2"/>
    <w:rsid w:val="00A936D3"/>
    <w:rsid w:val="00A9378F"/>
    <w:rsid w:val="00A942FB"/>
    <w:rsid w:val="00A9435E"/>
    <w:rsid w:val="00A94F7B"/>
    <w:rsid w:val="00A95CE1"/>
    <w:rsid w:val="00A965DF"/>
    <w:rsid w:val="00A966BB"/>
    <w:rsid w:val="00AA0D63"/>
    <w:rsid w:val="00AA17C7"/>
    <w:rsid w:val="00AA1D42"/>
    <w:rsid w:val="00AA2865"/>
    <w:rsid w:val="00AA3808"/>
    <w:rsid w:val="00AA48C2"/>
    <w:rsid w:val="00AA5770"/>
    <w:rsid w:val="00AA5FFC"/>
    <w:rsid w:val="00AA6924"/>
    <w:rsid w:val="00AA6F98"/>
    <w:rsid w:val="00AA73DE"/>
    <w:rsid w:val="00AB09B1"/>
    <w:rsid w:val="00AB1176"/>
    <w:rsid w:val="00AB21C8"/>
    <w:rsid w:val="00AB2C54"/>
    <w:rsid w:val="00AB363A"/>
    <w:rsid w:val="00AB609A"/>
    <w:rsid w:val="00AB69C7"/>
    <w:rsid w:val="00AB6ECF"/>
    <w:rsid w:val="00AB7513"/>
    <w:rsid w:val="00AC00E9"/>
    <w:rsid w:val="00AC039D"/>
    <w:rsid w:val="00AC0E01"/>
    <w:rsid w:val="00AC2884"/>
    <w:rsid w:val="00AC2DE8"/>
    <w:rsid w:val="00AC3894"/>
    <w:rsid w:val="00AC48C8"/>
    <w:rsid w:val="00AC4C53"/>
    <w:rsid w:val="00AC507C"/>
    <w:rsid w:val="00AC510D"/>
    <w:rsid w:val="00AC565A"/>
    <w:rsid w:val="00AC63CB"/>
    <w:rsid w:val="00AC6B87"/>
    <w:rsid w:val="00AC7B91"/>
    <w:rsid w:val="00AC7E38"/>
    <w:rsid w:val="00AD0CA4"/>
    <w:rsid w:val="00AD0D2F"/>
    <w:rsid w:val="00AD0F47"/>
    <w:rsid w:val="00AD221A"/>
    <w:rsid w:val="00AD242F"/>
    <w:rsid w:val="00AD2E19"/>
    <w:rsid w:val="00AD3435"/>
    <w:rsid w:val="00AD3C97"/>
    <w:rsid w:val="00AD3F79"/>
    <w:rsid w:val="00AD45EA"/>
    <w:rsid w:val="00AD4DEB"/>
    <w:rsid w:val="00AD5012"/>
    <w:rsid w:val="00AD52C5"/>
    <w:rsid w:val="00AD58D1"/>
    <w:rsid w:val="00AD5AA5"/>
    <w:rsid w:val="00AD6614"/>
    <w:rsid w:val="00AD6798"/>
    <w:rsid w:val="00AD67D8"/>
    <w:rsid w:val="00AD6A0A"/>
    <w:rsid w:val="00AD7885"/>
    <w:rsid w:val="00AD7A50"/>
    <w:rsid w:val="00AE0449"/>
    <w:rsid w:val="00AE0D9C"/>
    <w:rsid w:val="00AE1CF2"/>
    <w:rsid w:val="00AE205A"/>
    <w:rsid w:val="00AE329A"/>
    <w:rsid w:val="00AE3FB5"/>
    <w:rsid w:val="00AE427C"/>
    <w:rsid w:val="00AE469C"/>
    <w:rsid w:val="00AE77ED"/>
    <w:rsid w:val="00AE78BD"/>
    <w:rsid w:val="00AF0592"/>
    <w:rsid w:val="00AF0692"/>
    <w:rsid w:val="00AF10BE"/>
    <w:rsid w:val="00AF2682"/>
    <w:rsid w:val="00AF2BFD"/>
    <w:rsid w:val="00AF2C29"/>
    <w:rsid w:val="00AF559F"/>
    <w:rsid w:val="00AF5BC1"/>
    <w:rsid w:val="00AF5F82"/>
    <w:rsid w:val="00AF7550"/>
    <w:rsid w:val="00AF77C1"/>
    <w:rsid w:val="00B02B73"/>
    <w:rsid w:val="00B03D32"/>
    <w:rsid w:val="00B03FDF"/>
    <w:rsid w:val="00B04132"/>
    <w:rsid w:val="00B043CB"/>
    <w:rsid w:val="00B04D4B"/>
    <w:rsid w:val="00B05285"/>
    <w:rsid w:val="00B06971"/>
    <w:rsid w:val="00B06E9B"/>
    <w:rsid w:val="00B077D3"/>
    <w:rsid w:val="00B07810"/>
    <w:rsid w:val="00B11C86"/>
    <w:rsid w:val="00B125D8"/>
    <w:rsid w:val="00B130B1"/>
    <w:rsid w:val="00B133F7"/>
    <w:rsid w:val="00B13BD1"/>
    <w:rsid w:val="00B13C4C"/>
    <w:rsid w:val="00B13CC4"/>
    <w:rsid w:val="00B14D92"/>
    <w:rsid w:val="00B14FA2"/>
    <w:rsid w:val="00B15043"/>
    <w:rsid w:val="00B15285"/>
    <w:rsid w:val="00B155AD"/>
    <w:rsid w:val="00B16BE6"/>
    <w:rsid w:val="00B207B3"/>
    <w:rsid w:val="00B20E1A"/>
    <w:rsid w:val="00B2140F"/>
    <w:rsid w:val="00B21CBD"/>
    <w:rsid w:val="00B222F3"/>
    <w:rsid w:val="00B231E6"/>
    <w:rsid w:val="00B232A1"/>
    <w:rsid w:val="00B23996"/>
    <w:rsid w:val="00B249BE"/>
    <w:rsid w:val="00B251E0"/>
    <w:rsid w:val="00B25423"/>
    <w:rsid w:val="00B25E55"/>
    <w:rsid w:val="00B25FAA"/>
    <w:rsid w:val="00B25FBC"/>
    <w:rsid w:val="00B2645F"/>
    <w:rsid w:val="00B27EA0"/>
    <w:rsid w:val="00B3007E"/>
    <w:rsid w:val="00B30582"/>
    <w:rsid w:val="00B3100C"/>
    <w:rsid w:val="00B31487"/>
    <w:rsid w:val="00B31797"/>
    <w:rsid w:val="00B324DF"/>
    <w:rsid w:val="00B326A9"/>
    <w:rsid w:val="00B32714"/>
    <w:rsid w:val="00B32DB5"/>
    <w:rsid w:val="00B32FCD"/>
    <w:rsid w:val="00B3339A"/>
    <w:rsid w:val="00B34748"/>
    <w:rsid w:val="00B34A2E"/>
    <w:rsid w:val="00B34E05"/>
    <w:rsid w:val="00B35009"/>
    <w:rsid w:val="00B35972"/>
    <w:rsid w:val="00B35E15"/>
    <w:rsid w:val="00B36790"/>
    <w:rsid w:val="00B369B8"/>
    <w:rsid w:val="00B36F14"/>
    <w:rsid w:val="00B37EC6"/>
    <w:rsid w:val="00B40813"/>
    <w:rsid w:val="00B40B71"/>
    <w:rsid w:val="00B40D26"/>
    <w:rsid w:val="00B41689"/>
    <w:rsid w:val="00B41E44"/>
    <w:rsid w:val="00B41EA1"/>
    <w:rsid w:val="00B42F3B"/>
    <w:rsid w:val="00B43815"/>
    <w:rsid w:val="00B43C4B"/>
    <w:rsid w:val="00B46E16"/>
    <w:rsid w:val="00B471F8"/>
    <w:rsid w:val="00B474E9"/>
    <w:rsid w:val="00B50742"/>
    <w:rsid w:val="00B52433"/>
    <w:rsid w:val="00B52561"/>
    <w:rsid w:val="00B53E4A"/>
    <w:rsid w:val="00B54148"/>
    <w:rsid w:val="00B55A40"/>
    <w:rsid w:val="00B5607E"/>
    <w:rsid w:val="00B567C0"/>
    <w:rsid w:val="00B56E31"/>
    <w:rsid w:val="00B60269"/>
    <w:rsid w:val="00B60FB0"/>
    <w:rsid w:val="00B62F96"/>
    <w:rsid w:val="00B6312B"/>
    <w:rsid w:val="00B633F1"/>
    <w:rsid w:val="00B6427D"/>
    <w:rsid w:val="00B643FC"/>
    <w:rsid w:val="00B65735"/>
    <w:rsid w:val="00B65803"/>
    <w:rsid w:val="00B65C04"/>
    <w:rsid w:val="00B664E7"/>
    <w:rsid w:val="00B6653F"/>
    <w:rsid w:val="00B66882"/>
    <w:rsid w:val="00B677F1"/>
    <w:rsid w:val="00B705DF"/>
    <w:rsid w:val="00B706F0"/>
    <w:rsid w:val="00B71AC7"/>
    <w:rsid w:val="00B73BC0"/>
    <w:rsid w:val="00B73EFB"/>
    <w:rsid w:val="00B74412"/>
    <w:rsid w:val="00B74B91"/>
    <w:rsid w:val="00B74C36"/>
    <w:rsid w:val="00B764B9"/>
    <w:rsid w:val="00B768BF"/>
    <w:rsid w:val="00B77706"/>
    <w:rsid w:val="00B77AFA"/>
    <w:rsid w:val="00B77B3D"/>
    <w:rsid w:val="00B803D3"/>
    <w:rsid w:val="00B80B1E"/>
    <w:rsid w:val="00B80EF0"/>
    <w:rsid w:val="00B811F9"/>
    <w:rsid w:val="00B816FE"/>
    <w:rsid w:val="00B81C16"/>
    <w:rsid w:val="00B82B51"/>
    <w:rsid w:val="00B82F56"/>
    <w:rsid w:val="00B84990"/>
    <w:rsid w:val="00B84FB7"/>
    <w:rsid w:val="00B850C7"/>
    <w:rsid w:val="00B85524"/>
    <w:rsid w:val="00B85851"/>
    <w:rsid w:val="00B85F35"/>
    <w:rsid w:val="00B862F4"/>
    <w:rsid w:val="00B86BE5"/>
    <w:rsid w:val="00B8710D"/>
    <w:rsid w:val="00B875CB"/>
    <w:rsid w:val="00B9124B"/>
    <w:rsid w:val="00B91A3E"/>
    <w:rsid w:val="00B93D1B"/>
    <w:rsid w:val="00B94E67"/>
    <w:rsid w:val="00B9533F"/>
    <w:rsid w:val="00B95444"/>
    <w:rsid w:val="00B95597"/>
    <w:rsid w:val="00B956C6"/>
    <w:rsid w:val="00B963CA"/>
    <w:rsid w:val="00B96594"/>
    <w:rsid w:val="00B96B64"/>
    <w:rsid w:val="00B97C98"/>
    <w:rsid w:val="00BA0255"/>
    <w:rsid w:val="00BA28BE"/>
    <w:rsid w:val="00BA3323"/>
    <w:rsid w:val="00BA3DC8"/>
    <w:rsid w:val="00BA43B0"/>
    <w:rsid w:val="00BA4592"/>
    <w:rsid w:val="00BA4E66"/>
    <w:rsid w:val="00BA5D87"/>
    <w:rsid w:val="00BA68C3"/>
    <w:rsid w:val="00BA7098"/>
    <w:rsid w:val="00BA713D"/>
    <w:rsid w:val="00BA733E"/>
    <w:rsid w:val="00BA7D75"/>
    <w:rsid w:val="00BB0852"/>
    <w:rsid w:val="00BB0A35"/>
    <w:rsid w:val="00BB0B7E"/>
    <w:rsid w:val="00BB1F38"/>
    <w:rsid w:val="00BB2628"/>
    <w:rsid w:val="00BB2C08"/>
    <w:rsid w:val="00BB3658"/>
    <w:rsid w:val="00BB44F5"/>
    <w:rsid w:val="00BB4FAF"/>
    <w:rsid w:val="00BB51AD"/>
    <w:rsid w:val="00BB54A5"/>
    <w:rsid w:val="00BB5B46"/>
    <w:rsid w:val="00BB5CD0"/>
    <w:rsid w:val="00BB6650"/>
    <w:rsid w:val="00BB79D0"/>
    <w:rsid w:val="00BB7B9F"/>
    <w:rsid w:val="00BB7E98"/>
    <w:rsid w:val="00BC0020"/>
    <w:rsid w:val="00BC0D18"/>
    <w:rsid w:val="00BC11CD"/>
    <w:rsid w:val="00BC2315"/>
    <w:rsid w:val="00BC4B76"/>
    <w:rsid w:val="00BC587E"/>
    <w:rsid w:val="00BC5AE5"/>
    <w:rsid w:val="00BC606A"/>
    <w:rsid w:val="00BC6135"/>
    <w:rsid w:val="00BC683F"/>
    <w:rsid w:val="00BC6ABE"/>
    <w:rsid w:val="00BC6EFC"/>
    <w:rsid w:val="00BC7339"/>
    <w:rsid w:val="00BC74E9"/>
    <w:rsid w:val="00BC773B"/>
    <w:rsid w:val="00BD0500"/>
    <w:rsid w:val="00BD0782"/>
    <w:rsid w:val="00BD0EF9"/>
    <w:rsid w:val="00BD1B9C"/>
    <w:rsid w:val="00BD24AD"/>
    <w:rsid w:val="00BD3659"/>
    <w:rsid w:val="00BD3D12"/>
    <w:rsid w:val="00BD424C"/>
    <w:rsid w:val="00BD4BC6"/>
    <w:rsid w:val="00BD58DC"/>
    <w:rsid w:val="00BD7E3A"/>
    <w:rsid w:val="00BE02DB"/>
    <w:rsid w:val="00BE10B3"/>
    <w:rsid w:val="00BE19CD"/>
    <w:rsid w:val="00BE1ADF"/>
    <w:rsid w:val="00BE1C9D"/>
    <w:rsid w:val="00BE1F73"/>
    <w:rsid w:val="00BE2055"/>
    <w:rsid w:val="00BE30B0"/>
    <w:rsid w:val="00BE3522"/>
    <w:rsid w:val="00BE39FE"/>
    <w:rsid w:val="00BE49E9"/>
    <w:rsid w:val="00BE5419"/>
    <w:rsid w:val="00BE5B50"/>
    <w:rsid w:val="00BE6013"/>
    <w:rsid w:val="00BE6679"/>
    <w:rsid w:val="00BE6951"/>
    <w:rsid w:val="00BF0C94"/>
    <w:rsid w:val="00BF104C"/>
    <w:rsid w:val="00BF16AC"/>
    <w:rsid w:val="00BF1C52"/>
    <w:rsid w:val="00BF2653"/>
    <w:rsid w:val="00BF2942"/>
    <w:rsid w:val="00BF29EC"/>
    <w:rsid w:val="00BF2FB0"/>
    <w:rsid w:val="00BF55CE"/>
    <w:rsid w:val="00BF6C50"/>
    <w:rsid w:val="00BF70DD"/>
    <w:rsid w:val="00BF714C"/>
    <w:rsid w:val="00BF729F"/>
    <w:rsid w:val="00BF72A3"/>
    <w:rsid w:val="00BF7E0A"/>
    <w:rsid w:val="00C01E09"/>
    <w:rsid w:val="00C0274F"/>
    <w:rsid w:val="00C0349A"/>
    <w:rsid w:val="00C04315"/>
    <w:rsid w:val="00C0479E"/>
    <w:rsid w:val="00C049C1"/>
    <w:rsid w:val="00C04CCF"/>
    <w:rsid w:val="00C04E72"/>
    <w:rsid w:val="00C06894"/>
    <w:rsid w:val="00C06D7C"/>
    <w:rsid w:val="00C0748B"/>
    <w:rsid w:val="00C07B37"/>
    <w:rsid w:val="00C07F90"/>
    <w:rsid w:val="00C07FDD"/>
    <w:rsid w:val="00C1179A"/>
    <w:rsid w:val="00C11D87"/>
    <w:rsid w:val="00C123FD"/>
    <w:rsid w:val="00C125AB"/>
    <w:rsid w:val="00C14351"/>
    <w:rsid w:val="00C145C4"/>
    <w:rsid w:val="00C14BC9"/>
    <w:rsid w:val="00C159E5"/>
    <w:rsid w:val="00C20D46"/>
    <w:rsid w:val="00C21508"/>
    <w:rsid w:val="00C22256"/>
    <w:rsid w:val="00C2568C"/>
    <w:rsid w:val="00C26358"/>
    <w:rsid w:val="00C268C2"/>
    <w:rsid w:val="00C27FE2"/>
    <w:rsid w:val="00C30066"/>
    <w:rsid w:val="00C30150"/>
    <w:rsid w:val="00C30823"/>
    <w:rsid w:val="00C30AA3"/>
    <w:rsid w:val="00C30AC1"/>
    <w:rsid w:val="00C30DF3"/>
    <w:rsid w:val="00C30FF1"/>
    <w:rsid w:val="00C3115D"/>
    <w:rsid w:val="00C31182"/>
    <w:rsid w:val="00C317AE"/>
    <w:rsid w:val="00C31C67"/>
    <w:rsid w:val="00C32100"/>
    <w:rsid w:val="00C322A6"/>
    <w:rsid w:val="00C32814"/>
    <w:rsid w:val="00C33F27"/>
    <w:rsid w:val="00C34871"/>
    <w:rsid w:val="00C367FC"/>
    <w:rsid w:val="00C36880"/>
    <w:rsid w:val="00C36CD2"/>
    <w:rsid w:val="00C36E61"/>
    <w:rsid w:val="00C37A3B"/>
    <w:rsid w:val="00C407CF"/>
    <w:rsid w:val="00C41591"/>
    <w:rsid w:val="00C430D9"/>
    <w:rsid w:val="00C43D6A"/>
    <w:rsid w:val="00C44192"/>
    <w:rsid w:val="00C44417"/>
    <w:rsid w:val="00C458C7"/>
    <w:rsid w:val="00C458C8"/>
    <w:rsid w:val="00C46263"/>
    <w:rsid w:val="00C466BD"/>
    <w:rsid w:val="00C46FC6"/>
    <w:rsid w:val="00C4714B"/>
    <w:rsid w:val="00C47EAA"/>
    <w:rsid w:val="00C50399"/>
    <w:rsid w:val="00C50CCE"/>
    <w:rsid w:val="00C50D22"/>
    <w:rsid w:val="00C52058"/>
    <w:rsid w:val="00C52764"/>
    <w:rsid w:val="00C53095"/>
    <w:rsid w:val="00C531E5"/>
    <w:rsid w:val="00C53352"/>
    <w:rsid w:val="00C5373C"/>
    <w:rsid w:val="00C53BA5"/>
    <w:rsid w:val="00C540F7"/>
    <w:rsid w:val="00C546F8"/>
    <w:rsid w:val="00C56077"/>
    <w:rsid w:val="00C5696B"/>
    <w:rsid w:val="00C57D77"/>
    <w:rsid w:val="00C60C8D"/>
    <w:rsid w:val="00C623B0"/>
    <w:rsid w:val="00C62C67"/>
    <w:rsid w:val="00C64A48"/>
    <w:rsid w:val="00C64B6F"/>
    <w:rsid w:val="00C657C8"/>
    <w:rsid w:val="00C65DC8"/>
    <w:rsid w:val="00C660EC"/>
    <w:rsid w:val="00C671C7"/>
    <w:rsid w:val="00C675C4"/>
    <w:rsid w:val="00C67A63"/>
    <w:rsid w:val="00C67B0C"/>
    <w:rsid w:val="00C67CD8"/>
    <w:rsid w:val="00C70380"/>
    <w:rsid w:val="00C70609"/>
    <w:rsid w:val="00C710A7"/>
    <w:rsid w:val="00C71139"/>
    <w:rsid w:val="00C71816"/>
    <w:rsid w:val="00C71BCA"/>
    <w:rsid w:val="00C72193"/>
    <w:rsid w:val="00C724ED"/>
    <w:rsid w:val="00C72A78"/>
    <w:rsid w:val="00C72F00"/>
    <w:rsid w:val="00C736CC"/>
    <w:rsid w:val="00C757C2"/>
    <w:rsid w:val="00C75D53"/>
    <w:rsid w:val="00C76642"/>
    <w:rsid w:val="00C7690F"/>
    <w:rsid w:val="00C774D9"/>
    <w:rsid w:val="00C77EE8"/>
    <w:rsid w:val="00C811BB"/>
    <w:rsid w:val="00C81480"/>
    <w:rsid w:val="00C81FA8"/>
    <w:rsid w:val="00C821CB"/>
    <w:rsid w:val="00C824EA"/>
    <w:rsid w:val="00C831F9"/>
    <w:rsid w:val="00C84775"/>
    <w:rsid w:val="00C84E06"/>
    <w:rsid w:val="00C854B6"/>
    <w:rsid w:val="00C87D74"/>
    <w:rsid w:val="00C905B2"/>
    <w:rsid w:val="00C90B26"/>
    <w:rsid w:val="00C90DB5"/>
    <w:rsid w:val="00C91656"/>
    <w:rsid w:val="00C92183"/>
    <w:rsid w:val="00C926EF"/>
    <w:rsid w:val="00C93159"/>
    <w:rsid w:val="00C93551"/>
    <w:rsid w:val="00C93833"/>
    <w:rsid w:val="00C93A4C"/>
    <w:rsid w:val="00C93F59"/>
    <w:rsid w:val="00C94C9F"/>
    <w:rsid w:val="00C95FB3"/>
    <w:rsid w:val="00C9631E"/>
    <w:rsid w:val="00C97A1D"/>
    <w:rsid w:val="00C97A37"/>
    <w:rsid w:val="00CA0216"/>
    <w:rsid w:val="00CA0527"/>
    <w:rsid w:val="00CA1DA7"/>
    <w:rsid w:val="00CA3A25"/>
    <w:rsid w:val="00CA48E6"/>
    <w:rsid w:val="00CA4F5D"/>
    <w:rsid w:val="00CA710B"/>
    <w:rsid w:val="00CB1E68"/>
    <w:rsid w:val="00CB2867"/>
    <w:rsid w:val="00CB2F12"/>
    <w:rsid w:val="00CB34A3"/>
    <w:rsid w:val="00CB3B46"/>
    <w:rsid w:val="00CB46CC"/>
    <w:rsid w:val="00CB4E5C"/>
    <w:rsid w:val="00CB507B"/>
    <w:rsid w:val="00CB5CE4"/>
    <w:rsid w:val="00CB6D74"/>
    <w:rsid w:val="00CB78C5"/>
    <w:rsid w:val="00CB797B"/>
    <w:rsid w:val="00CB79FF"/>
    <w:rsid w:val="00CB7DAF"/>
    <w:rsid w:val="00CC03E8"/>
    <w:rsid w:val="00CC0BE1"/>
    <w:rsid w:val="00CC1490"/>
    <w:rsid w:val="00CC2340"/>
    <w:rsid w:val="00CC320D"/>
    <w:rsid w:val="00CC365F"/>
    <w:rsid w:val="00CC4363"/>
    <w:rsid w:val="00CC48F2"/>
    <w:rsid w:val="00CC4E85"/>
    <w:rsid w:val="00CC56DF"/>
    <w:rsid w:val="00CC609B"/>
    <w:rsid w:val="00CC61E7"/>
    <w:rsid w:val="00CC62CF"/>
    <w:rsid w:val="00CC6B0A"/>
    <w:rsid w:val="00CC772C"/>
    <w:rsid w:val="00CC7889"/>
    <w:rsid w:val="00CC7BA5"/>
    <w:rsid w:val="00CC7E15"/>
    <w:rsid w:val="00CD0EAE"/>
    <w:rsid w:val="00CD186C"/>
    <w:rsid w:val="00CD1D48"/>
    <w:rsid w:val="00CD336A"/>
    <w:rsid w:val="00CD3E5C"/>
    <w:rsid w:val="00CD3F5F"/>
    <w:rsid w:val="00CD4B5E"/>
    <w:rsid w:val="00CD5ED3"/>
    <w:rsid w:val="00CD65F1"/>
    <w:rsid w:val="00CD66C8"/>
    <w:rsid w:val="00CD6A68"/>
    <w:rsid w:val="00CD7009"/>
    <w:rsid w:val="00CD7157"/>
    <w:rsid w:val="00CD7E7A"/>
    <w:rsid w:val="00CE23DD"/>
    <w:rsid w:val="00CE3362"/>
    <w:rsid w:val="00CE3368"/>
    <w:rsid w:val="00CE3AA9"/>
    <w:rsid w:val="00CE434D"/>
    <w:rsid w:val="00CE536A"/>
    <w:rsid w:val="00CE5833"/>
    <w:rsid w:val="00CE72FA"/>
    <w:rsid w:val="00CE7566"/>
    <w:rsid w:val="00CE7AE5"/>
    <w:rsid w:val="00CF0401"/>
    <w:rsid w:val="00CF1555"/>
    <w:rsid w:val="00CF189B"/>
    <w:rsid w:val="00CF1BD9"/>
    <w:rsid w:val="00CF315B"/>
    <w:rsid w:val="00CF3655"/>
    <w:rsid w:val="00CF3EC1"/>
    <w:rsid w:val="00CF3F05"/>
    <w:rsid w:val="00CF3FCA"/>
    <w:rsid w:val="00CF48BC"/>
    <w:rsid w:val="00CF52B6"/>
    <w:rsid w:val="00CF597B"/>
    <w:rsid w:val="00CF71EE"/>
    <w:rsid w:val="00D01DD0"/>
    <w:rsid w:val="00D021C0"/>
    <w:rsid w:val="00D044E2"/>
    <w:rsid w:val="00D0488B"/>
    <w:rsid w:val="00D04BF3"/>
    <w:rsid w:val="00D05DCA"/>
    <w:rsid w:val="00D071AC"/>
    <w:rsid w:val="00D0747D"/>
    <w:rsid w:val="00D07697"/>
    <w:rsid w:val="00D104B2"/>
    <w:rsid w:val="00D11A95"/>
    <w:rsid w:val="00D140AB"/>
    <w:rsid w:val="00D14CD5"/>
    <w:rsid w:val="00D1569F"/>
    <w:rsid w:val="00D15788"/>
    <w:rsid w:val="00D15789"/>
    <w:rsid w:val="00D1681F"/>
    <w:rsid w:val="00D16D56"/>
    <w:rsid w:val="00D17512"/>
    <w:rsid w:val="00D17E5B"/>
    <w:rsid w:val="00D20C2E"/>
    <w:rsid w:val="00D211B0"/>
    <w:rsid w:val="00D21C90"/>
    <w:rsid w:val="00D22996"/>
    <w:rsid w:val="00D22F0D"/>
    <w:rsid w:val="00D22F43"/>
    <w:rsid w:val="00D23037"/>
    <w:rsid w:val="00D239D6"/>
    <w:rsid w:val="00D248AD"/>
    <w:rsid w:val="00D25241"/>
    <w:rsid w:val="00D25F13"/>
    <w:rsid w:val="00D268A2"/>
    <w:rsid w:val="00D2696E"/>
    <w:rsid w:val="00D26C21"/>
    <w:rsid w:val="00D275C3"/>
    <w:rsid w:val="00D305BC"/>
    <w:rsid w:val="00D310FB"/>
    <w:rsid w:val="00D31E95"/>
    <w:rsid w:val="00D32BE1"/>
    <w:rsid w:val="00D343C3"/>
    <w:rsid w:val="00D346DA"/>
    <w:rsid w:val="00D34B7E"/>
    <w:rsid w:val="00D34C5B"/>
    <w:rsid w:val="00D356EF"/>
    <w:rsid w:val="00D35D43"/>
    <w:rsid w:val="00D37117"/>
    <w:rsid w:val="00D37848"/>
    <w:rsid w:val="00D4088E"/>
    <w:rsid w:val="00D410A3"/>
    <w:rsid w:val="00D417E5"/>
    <w:rsid w:val="00D4183A"/>
    <w:rsid w:val="00D41DA5"/>
    <w:rsid w:val="00D4218D"/>
    <w:rsid w:val="00D421A0"/>
    <w:rsid w:val="00D423CB"/>
    <w:rsid w:val="00D42553"/>
    <w:rsid w:val="00D42685"/>
    <w:rsid w:val="00D42926"/>
    <w:rsid w:val="00D42FDF"/>
    <w:rsid w:val="00D430AF"/>
    <w:rsid w:val="00D43BBF"/>
    <w:rsid w:val="00D43DF9"/>
    <w:rsid w:val="00D43F56"/>
    <w:rsid w:val="00D45408"/>
    <w:rsid w:val="00D45A8C"/>
    <w:rsid w:val="00D46764"/>
    <w:rsid w:val="00D4718C"/>
    <w:rsid w:val="00D47DBF"/>
    <w:rsid w:val="00D502B1"/>
    <w:rsid w:val="00D50990"/>
    <w:rsid w:val="00D50AED"/>
    <w:rsid w:val="00D50C91"/>
    <w:rsid w:val="00D50EDF"/>
    <w:rsid w:val="00D51829"/>
    <w:rsid w:val="00D51D06"/>
    <w:rsid w:val="00D5200B"/>
    <w:rsid w:val="00D521BB"/>
    <w:rsid w:val="00D52697"/>
    <w:rsid w:val="00D5277D"/>
    <w:rsid w:val="00D52910"/>
    <w:rsid w:val="00D536E2"/>
    <w:rsid w:val="00D55105"/>
    <w:rsid w:val="00D55336"/>
    <w:rsid w:val="00D56907"/>
    <w:rsid w:val="00D56A67"/>
    <w:rsid w:val="00D56B13"/>
    <w:rsid w:val="00D57B64"/>
    <w:rsid w:val="00D57F67"/>
    <w:rsid w:val="00D57FC2"/>
    <w:rsid w:val="00D61306"/>
    <w:rsid w:val="00D61891"/>
    <w:rsid w:val="00D62CB5"/>
    <w:rsid w:val="00D62F06"/>
    <w:rsid w:val="00D63136"/>
    <w:rsid w:val="00D63661"/>
    <w:rsid w:val="00D63A63"/>
    <w:rsid w:val="00D63B22"/>
    <w:rsid w:val="00D63EBB"/>
    <w:rsid w:val="00D640AC"/>
    <w:rsid w:val="00D641F9"/>
    <w:rsid w:val="00D64633"/>
    <w:rsid w:val="00D64834"/>
    <w:rsid w:val="00D649D5"/>
    <w:rsid w:val="00D65836"/>
    <w:rsid w:val="00D66AD3"/>
    <w:rsid w:val="00D66B10"/>
    <w:rsid w:val="00D67D93"/>
    <w:rsid w:val="00D67F8C"/>
    <w:rsid w:val="00D70707"/>
    <w:rsid w:val="00D70CBA"/>
    <w:rsid w:val="00D71BB9"/>
    <w:rsid w:val="00D7212B"/>
    <w:rsid w:val="00D7291C"/>
    <w:rsid w:val="00D729BD"/>
    <w:rsid w:val="00D73112"/>
    <w:rsid w:val="00D73305"/>
    <w:rsid w:val="00D73350"/>
    <w:rsid w:val="00D738B0"/>
    <w:rsid w:val="00D73A63"/>
    <w:rsid w:val="00D74755"/>
    <w:rsid w:val="00D74D44"/>
    <w:rsid w:val="00D74DCB"/>
    <w:rsid w:val="00D759AE"/>
    <w:rsid w:val="00D763E8"/>
    <w:rsid w:val="00D77689"/>
    <w:rsid w:val="00D77817"/>
    <w:rsid w:val="00D77A16"/>
    <w:rsid w:val="00D77F9A"/>
    <w:rsid w:val="00D81BA4"/>
    <w:rsid w:val="00D822F5"/>
    <w:rsid w:val="00D8350D"/>
    <w:rsid w:val="00D83CF6"/>
    <w:rsid w:val="00D8495B"/>
    <w:rsid w:val="00D85D89"/>
    <w:rsid w:val="00D85E87"/>
    <w:rsid w:val="00D86438"/>
    <w:rsid w:val="00D86725"/>
    <w:rsid w:val="00D87EF1"/>
    <w:rsid w:val="00D87F74"/>
    <w:rsid w:val="00D906EA"/>
    <w:rsid w:val="00D90EDC"/>
    <w:rsid w:val="00D915AE"/>
    <w:rsid w:val="00D91F48"/>
    <w:rsid w:val="00D9241C"/>
    <w:rsid w:val="00D92533"/>
    <w:rsid w:val="00D92670"/>
    <w:rsid w:val="00D93654"/>
    <w:rsid w:val="00D93BD4"/>
    <w:rsid w:val="00D940F7"/>
    <w:rsid w:val="00D943B9"/>
    <w:rsid w:val="00D960A4"/>
    <w:rsid w:val="00D96391"/>
    <w:rsid w:val="00D972CD"/>
    <w:rsid w:val="00DA029D"/>
    <w:rsid w:val="00DA09CA"/>
    <w:rsid w:val="00DA0F9B"/>
    <w:rsid w:val="00DA1C20"/>
    <w:rsid w:val="00DA25F6"/>
    <w:rsid w:val="00DA6EE0"/>
    <w:rsid w:val="00DA7D3B"/>
    <w:rsid w:val="00DA7E38"/>
    <w:rsid w:val="00DB0A08"/>
    <w:rsid w:val="00DB0D33"/>
    <w:rsid w:val="00DB0F41"/>
    <w:rsid w:val="00DB11E5"/>
    <w:rsid w:val="00DB208B"/>
    <w:rsid w:val="00DB41FE"/>
    <w:rsid w:val="00DB4535"/>
    <w:rsid w:val="00DB46FC"/>
    <w:rsid w:val="00DB4B35"/>
    <w:rsid w:val="00DB4B6E"/>
    <w:rsid w:val="00DB58A1"/>
    <w:rsid w:val="00DB5D51"/>
    <w:rsid w:val="00DB64A6"/>
    <w:rsid w:val="00DB68DC"/>
    <w:rsid w:val="00DB6F6B"/>
    <w:rsid w:val="00DB76DE"/>
    <w:rsid w:val="00DB7790"/>
    <w:rsid w:val="00DB7905"/>
    <w:rsid w:val="00DB7956"/>
    <w:rsid w:val="00DC0009"/>
    <w:rsid w:val="00DC06A1"/>
    <w:rsid w:val="00DC11A1"/>
    <w:rsid w:val="00DC1328"/>
    <w:rsid w:val="00DC1CE3"/>
    <w:rsid w:val="00DC37DD"/>
    <w:rsid w:val="00DC49F9"/>
    <w:rsid w:val="00DC4E71"/>
    <w:rsid w:val="00DC5322"/>
    <w:rsid w:val="00DC6035"/>
    <w:rsid w:val="00DD01FF"/>
    <w:rsid w:val="00DD02DB"/>
    <w:rsid w:val="00DD08BC"/>
    <w:rsid w:val="00DD0952"/>
    <w:rsid w:val="00DD1D39"/>
    <w:rsid w:val="00DD2A68"/>
    <w:rsid w:val="00DD2FA4"/>
    <w:rsid w:val="00DD3256"/>
    <w:rsid w:val="00DD4991"/>
    <w:rsid w:val="00DD5DF5"/>
    <w:rsid w:val="00DD74FC"/>
    <w:rsid w:val="00DD7E75"/>
    <w:rsid w:val="00DE1EB9"/>
    <w:rsid w:val="00DE2707"/>
    <w:rsid w:val="00DE3041"/>
    <w:rsid w:val="00DE3122"/>
    <w:rsid w:val="00DE3609"/>
    <w:rsid w:val="00DE3D48"/>
    <w:rsid w:val="00DE4A1B"/>
    <w:rsid w:val="00DE4A65"/>
    <w:rsid w:val="00DE54FB"/>
    <w:rsid w:val="00DE5852"/>
    <w:rsid w:val="00DE6607"/>
    <w:rsid w:val="00DE726C"/>
    <w:rsid w:val="00DE7278"/>
    <w:rsid w:val="00DE72B8"/>
    <w:rsid w:val="00DF001C"/>
    <w:rsid w:val="00DF00FB"/>
    <w:rsid w:val="00DF055B"/>
    <w:rsid w:val="00DF16B9"/>
    <w:rsid w:val="00DF1D07"/>
    <w:rsid w:val="00DF2F38"/>
    <w:rsid w:val="00DF2FA7"/>
    <w:rsid w:val="00DF31BF"/>
    <w:rsid w:val="00DF3946"/>
    <w:rsid w:val="00DF4496"/>
    <w:rsid w:val="00DF534E"/>
    <w:rsid w:val="00DF6E6C"/>
    <w:rsid w:val="00DF72A2"/>
    <w:rsid w:val="00DF72D4"/>
    <w:rsid w:val="00DF7F52"/>
    <w:rsid w:val="00E00C8D"/>
    <w:rsid w:val="00E0107F"/>
    <w:rsid w:val="00E01161"/>
    <w:rsid w:val="00E01189"/>
    <w:rsid w:val="00E029F8"/>
    <w:rsid w:val="00E02DFA"/>
    <w:rsid w:val="00E032A1"/>
    <w:rsid w:val="00E03D88"/>
    <w:rsid w:val="00E059A4"/>
    <w:rsid w:val="00E06A6D"/>
    <w:rsid w:val="00E076FD"/>
    <w:rsid w:val="00E07C95"/>
    <w:rsid w:val="00E10220"/>
    <w:rsid w:val="00E1052F"/>
    <w:rsid w:val="00E1085A"/>
    <w:rsid w:val="00E11F26"/>
    <w:rsid w:val="00E125E3"/>
    <w:rsid w:val="00E132C0"/>
    <w:rsid w:val="00E13423"/>
    <w:rsid w:val="00E13A26"/>
    <w:rsid w:val="00E14248"/>
    <w:rsid w:val="00E15961"/>
    <w:rsid w:val="00E17227"/>
    <w:rsid w:val="00E17604"/>
    <w:rsid w:val="00E17642"/>
    <w:rsid w:val="00E17FC0"/>
    <w:rsid w:val="00E21FDD"/>
    <w:rsid w:val="00E222F8"/>
    <w:rsid w:val="00E229AC"/>
    <w:rsid w:val="00E2346D"/>
    <w:rsid w:val="00E239D7"/>
    <w:rsid w:val="00E24083"/>
    <w:rsid w:val="00E2481D"/>
    <w:rsid w:val="00E24F51"/>
    <w:rsid w:val="00E251BB"/>
    <w:rsid w:val="00E251D5"/>
    <w:rsid w:val="00E257A8"/>
    <w:rsid w:val="00E27301"/>
    <w:rsid w:val="00E303AA"/>
    <w:rsid w:val="00E30E95"/>
    <w:rsid w:val="00E3150C"/>
    <w:rsid w:val="00E34127"/>
    <w:rsid w:val="00E34883"/>
    <w:rsid w:val="00E35643"/>
    <w:rsid w:val="00E35849"/>
    <w:rsid w:val="00E36788"/>
    <w:rsid w:val="00E377DD"/>
    <w:rsid w:val="00E37841"/>
    <w:rsid w:val="00E40FD1"/>
    <w:rsid w:val="00E4249C"/>
    <w:rsid w:val="00E42DFA"/>
    <w:rsid w:val="00E42F5C"/>
    <w:rsid w:val="00E43BB8"/>
    <w:rsid w:val="00E448D9"/>
    <w:rsid w:val="00E4578E"/>
    <w:rsid w:val="00E45893"/>
    <w:rsid w:val="00E45F25"/>
    <w:rsid w:val="00E460FE"/>
    <w:rsid w:val="00E467FE"/>
    <w:rsid w:val="00E4750C"/>
    <w:rsid w:val="00E47A3B"/>
    <w:rsid w:val="00E5022E"/>
    <w:rsid w:val="00E503E5"/>
    <w:rsid w:val="00E50A72"/>
    <w:rsid w:val="00E51CBA"/>
    <w:rsid w:val="00E51D1A"/>
    <w:rsid w:val="00E51E7C"/>
    <w:rsid w:val="00E525DC"/>
    <w:rsid w:val="00E5400A"/>
    <w:rsid w:val="00E543B1"/>
    <w:rsid w:val="00E543BB"/>
    <w:rsid w:val="00E54D4C"/>
    <w:rsid w:val="00E54E2D"/>
    <w:rsid w:val="00E565AE"/>
    <w:rsid w:val="00E56BA3"/>
    <w:rsid w:val="00E6009F"/>
    <w:rsid w:val="00E603B3"/>
    <w:rsid w:val="00E609A5"/>
    <w:rsid w:val="00E612C6"/>
    <w:rsid w:val="00E622B7"/>
    <w:rsid w:val="00E6311A"/>
    <w:rsid w:val="00E63886"/>
    <w:rsid w:val="00E6456A"/>
    <w:rsid w:val="00E656F6"/>
    <w:rsid w:val="00E65CB0"/>
    <w:rsid w:val="00E67777"/>
    <w:rsid w:val="00E67BB0"/>
    <w:rsid w:val="00E67E45"/>
    <w:rsid w:val="00E67FF6"/>
    <w:rsid w:val="00E70094"/>
    <w:rsid w:val="00E701C8"/>
    <w:rsid w:val="00E706D5"/>
    <w:rsid w:val="00E707FB"/>
    <w:rsid w:val="00E7082C"/>
    <w:rsid w:val="00E70DDD"/>
    <w:rsid w:val="00E715AC"/>
    <w:rsid w:val="00E71D90"/>
    <w:rsid w:val="00E72001"/>
    <w:rsid w:val="00E724BA"/>
    <w:rsid w:val="00E724F7"/>
    <w:rsid w:val="00E732EB"/>
    <w:rsid w:val="00E73459"/>
    <w:rsid w:val="00E74E8F"/>
    <w:rsid w:val="00E76C4E"/>
    <w:rsid w:val="00E76CC7"/>
    <w:rsid w:val="00E805AF"/>
    <w:rsid w:val="00E809C3"/>
    <w:rsid w:val="00E816C4"/>
    <w:rsid w:val="00E81854"/>
    <w:rsid w:val="00E81A0B"/>
    <w:rsid w:val="00E81B0F"/>
    <w:rsid w:val="00E82C22"/>
    <w:rsid w:val="00E8392A"/>
    <w:rsid w:val="00E85502"/>
    <w:rsid w:val="00E85653"/>
    <w:rsid w:val="00E85989"/>
    <w:rsid w:val="00E85BE4"/>
    <w:rsid w:val="00E85D0E"/>
    <w:rsid w:val="00E86045"/>
    <w:rsid w:val="00E875F4"/>
    <w:rsid w:val="00E87A58"/>
    <w:rsid w:val="00E87D82"/>
    <w:rsid w:val="00E900B2"/>
    <w:rsid w:val="00E906D8"/>
    <w:rsid w:val="00E91CF5"/>
    <w:rsid w:val="00E9202C"/>
    <w:rsid w:val="00E92FC7"/>
    <w:rsid w:val="00E941F6"/>
    <w:rsid w:val="00E953D8"/>
    <w:rsid w:val="00E96909"/>
    <w:rsid w:val="00EA00B0"/>
    <w:rsid w:val="00EA0525"/>
    <w:rsid w:val="00EA0940"/>
    <w:rsid w:val="00EA0AD7"/>
    <w:rsid w:val="00EA18E6"/>
    <w:rsid w:val="00EA1E1F"/>
    <w:rsid w:val="00EA255D"/>
    <w:rsid w:val="00EA386D"/>
    <w:rsid w:val="00EA3A6B"/>
    <w:rsid w:val="00EA3B01"/>
    <w:rsid w:val="00EA3CA7"/>
    <w:rsid w:val="00EA5C29"/>
    <w:rsid w:val="00EA6CF0"/>
    <w:rsid w:val="00EA7203"/>
    <w:rsid w:val="00EB1389"/>
    <w:rsid w:val="00EB246A"/>
    <w:rsid w:val="00EB3878"/>
    <w:rsid w:val="00EB4793"/>
    <w:rsid w:val="00EB4879"/>
    <w:rsid w:val="00EB4A07"/>
    <w:rsid w:val="00EB581E"/>
    <w:rsid w:val="00EB6576"/>
    <w:rsid w:val="00EB68A4"/>
    <w:rsid w:val="00EB6B8F"/>
    <w:rsid w:val="00EB7061"/>
    <w:rsid w:val="00EB7530"/>
    <w:rsid w:val="00EB7C97"/>
    <w:rsid w:val="00EC0385"/>
    <w:rsid w:val="00EC0B92"/>
    <w:rsid w:val="00EC0EB9"/>
    <w:rsid w:val="00EC0FA1"/>
    <w:rsid w:val="00EC4921"/>
    <w:rsid w:val="00EC4A5B"/>
    <w:rsid w:val="00ED155C"/>
    <w:rsid w:val="00ED1CF0"/>
    <w:rsid w:val="00ED1F69"/>
    <w:rsid w:val="00ED228B"/>
    <w:rsid w:val="00ED4D32"/>
    <w:rsid w:val="00ED61A6"/>
    <w:rsid w:val="00ED660C"/>
    <w:rsid w:val="00ED6DEA"/>
    <w:rsid w:val="00ED7655"/>
    <w:rsid w:val="00ED7AF7"/>
    <w:rsid w:val="00EE0026"/>
    <w:rsid w:val="00EE0B95"/>
    <w:rsid w:val="00EE1403"/>
    <w:rsid w:val="00EE1471"/>
    <w:rsid w:val="00EE2599"/>
    <w:rsid w:val="00EE292A"/>
    <w:rsid w:val="00EE3821"/>
    <w:rsid w:val="00EE4398"/>
    <w:rsid w:val="00EE4A0E"/>
    <w:rsid w:val="00EE4F7F"/>
    <w:rsid w:val="00EE76F7"/>
    <w:rsid w:val="00EE77D2"/>
    <w:rsid w:val="00EE7825"/>
    <w:rsid w:val="00EF04D9"/>
    <w:rsid w:val="00EF102E"/>
    <w:rsid w:val="00EF132B"/>
    <w:rsid w:val="00EF165A"/>
    <w:rsid w:val="00EF232C"/>
    <w:rsid w:val="00EF2584"/>
    <w:rsid w:val="00EF2A92"/>
    <w:rsid w:val="00EF2EDC"/>
    <w:rsid w:val="00EF3A2A"/>
    <w:rsid w:val="00EF49F3"/>
    <w:rsid w:val="00EF4A2C"/>
    <w:rsid w:val="00EF5419"/>
    <w:rsid w:val="00EF60C0"/>
    <w:rsid w:val="00EF722C"/>
    <w:rsid w:val="00EF7591"/>
    <w:rsid w:val="00F0004C"/>
    <w:rsid w:val="00F0105F"/>
    <w:rsid w:val="00F0143F"/>
    <w:rsid w:val="00F02078"/>
    <w:rsid w:val="00F03163"/>
    <w:rsid w:val="00F03A6C"/>
    <w:rsid w:val="00F0470C"/>
    <w:rsid w:val="00F04EC6"/>
    <w:rsid w:val="00F05091"/>
    <w:rsid w:val="00F05144"/>
    <w:rsid w:val="00F052CA"/>
    <w:rsid w:val="00F05339"/>
    <w:rsid w:val="00F05577"/>
    <w:rsid w:val="00F05787"/>
    <w:rsid w:val="00F05D68"/>
    <w:rsid w:val="00F0616A"/>
    <w:rsid w:val="00F06181"/>
    <w:rsid w:val="00F06F6F"/>
    <w:rsid w:val="00F06FF4"/>
    <w:rsid w:val="00F10305"/>
    <w:rsid w:val="00F10F95"/>
    <w:rsid w:val="00F12227"/>
    <w:rsid w:val="00F1312F"/>
    <w:rsid w:val="00F131FB"/>
    <w:rsid w:val="00F142E2"/>
    <w:rsid w:val="00F14B13"/>
    <w:rsid w:val="00F15255"/>
    <w:rsid w:val="00F1590C"/>
    <w:rsid w:val="00F159BD"/>
    <w:rsid w:val="00F20898"/>
    <w:rsid w:val="00F20FA9"/>
    <w:rsid w:val="00F22B0B"/>
    <w:rsid w:val="00F23D7A"/>
    <w:rsid w:val="00F24120"/>
    <w:rsid w:val="00F24CA2"/>
    <w:rsid w:val="00F24DEB"/>
    <w:rsid w:val="00F251D1"/>
    <w:rsid w:val="00F25ADA"/>
    <w:rsid w:val="00F25E71"/>
    <w:rsid w:val="00F26196"/>
    <w:rsid w:val="00F2671A"/>
    <w:rsid w:val="00F27CAC"/>
    <w:rsid w:val="00F3146E"/>
    <w:rsid w:val="00F314F1"/>
    <w:rsid w:val="00F31530"/>
    <w:rsid w:val="00F315DB"/>
    <w:rsid w:val="00F31CDC"/>
    <w:rsid w:val="00F326F7"/>
    <w:rsid w:val="00F33B20"/>
    <w:rsid w:val="00F33D87"/>
    <w:rsid w:val="00F33FDE"/>
    <w:rsid w:val="00F343C1"/>
    <w:rsid w:val="00F34736"/>
    <w:rsid w:val="00F34D0E"/>
    <w:rsid w:val="00F368E6"/>
    <w:rsid w:val="00F37591"/>
    <w:rsid w:val="00F3764B"/>
    <w:rsid w:val="00F37ED4"/>
    <w:rsid w:val="00F40B7C"/>
    <w:rsid w:val="00F4104A"/>
    <w:rsid w:val="00F410DD"/>
    <w:rsid w:val="00F413AD"/>
    <w:rsid w:val="00F41BA1"/>
    <w:rsid w:val="00F420EB"/>
    <w:rsid w:val="00F42543"/>
    <w:rsid w:val="00F42DC4"/>
    <w:rsid w:val="00F440AE"/>
    <w:rsid w:val="00F4441C"/>
    <w:rsid w:val="00F4468B"/>
    <w:rsid w:val="00F45318"/>
    <w:rsid w:val="00F45F7F"/>
    <w:rsid w:val="00F4638E"/>
    <w:rsid w:val="00F47C97"/>
    <w:rsid w:val="00F50107"/>
    <w:rsid w:val="00F50600"/>
    <w:rsid w:val="00F50B6A"/>
    <w:rsid w:val="00F50D5B"/>
    <w:rsid w:val="00F529D2"/>
    <w:rsid w:val="00F52D5D"/>
    <w:rsid w:val="00F54D6A"/>
    <w:rsid w:val="00F55A50"/>
    <w:rsid w:val="00F56AD5"/>
    <w:rsid w:val="00F571CD"/>
    <w:rsid w:val="00F57B07"/>
    <w:rsid w:val="00F60927"/>
    <w:rsid w:val="00F61289"/>
    <w:rsid w:val="00F61840"/>
    <w:rsid w:val="00F61AEF"/>
    <w:rsid w:val="00F621CD"/>
    <w:rsid w:val="00F6403D"/>
    <w:rsid w:val="00F64885"/>
    <w:rsid w:val="00F664C9"/>
    <w:rsid w:val="00F672F5"/>
    <w:rsid w:val="00F70AA8"/>
    <w:rsid w:val="00F711D7"/>
    <w:rsid w:val="00F716B6"/>
    <w:rsid w:val="00F71DAD"/>
    <w:rsid w:val="00F71DC0"/>
    <w:rsid w:val="00F72DDA"/>
    <w:rsid w:val="00F73A15"/>
    <w:rsid w:val="00F73D8A"/>
    <w:rsid w:val="00F745E5"/>
    <w:rsid w:val="00F74DA1"/>
    <w:rsid w:val="00F75198"/>
    <w:rsid w:val="00F777DE"/>
    <w:rsid w:val="00F802C0"/>
    <w:rsid w:val="00F80666"/>
    <w:rsid w:val="00F80D54"/>
    <w:rsid w:val="00F80EAE"/>
    <w:rsid w:val="00F811CE"/>
    <w:rsid w:val="00F820A7"/>
    <w:rsid w:val="00F823CD"/>
    <w:rsid w:val="00F825E8"/>
    <w:rsid w:val="00F82B8E"/>
    <w:rsid w:val="00F82DA6"/>
    <w:rsid w:val="00F83036"/>
    <w:rsid w:val="00F838D9"/>
    <w:rsid w:val="00F83A8D"/>
    <w:rsid w:val="00F83C62"/>
    <w:rsid w:val="00F85F10"/>
    <w:rsid w:val="00F85F56"/>
    <w:rsid w:val="00F86F3B"/>
    <w:rsid w:val="00F872F7"/>
    <w:rsid w:val="00F91CC9"/>
    <w:rsid w:val="00F91D44"/>
    <w:rsid w:val="00F921A9"/>
    <w:rsid w:val="00F9254B"/>
    <w:rsid w:val="00F9299F"/>
    <w:rsid w:val="00F930BD"/>
    <w:rsid w:val="00F931C2"/>
    <w:rsid w:val="00F9330A"/>
    <w:rsid w:val="00F934AD"/>
    <w:rsid w:val="00F946F3"/>
    <w:rsid w:val="00F94FC8"/>
    <w:rsid w:val="00F974A1"/>
    <w:rsid w:val="00F97602"/>
    <w:rsid w:val="00FA04F1"/>
    <w:rsid w:val="00FA0C75"/>
    <w:rsid w:val="00FA0E22"/>
    <w:rsid w:val="00FA1107"/>
    <w:rsid w:val="00FA131D"/>
    <w:rsid w:val="00FA15E2"/>
    <w:rsid w:val="00FA17D8"/>
    <w:rsid w:val="00FA2012"/>
    <w:rsid w:val="00FA2BF1"/>
    <w:rsid w:val="00FA2C3B"/>
    <w:rsid w:val="00FA2F3A"/>
    <w:rsid w:val="00FA3206"/>
    <w:rsid w:val="00FA4EFA"/>
    <w:rsid w:val="00FA5720"/>
    <w:rsid w:val="00FA574D"/>
    <w:rsid w:val="00FA5767"/>
    <w:rsid w:val="00FA63D0"/>
    <w:rsid w:val="00FA644A"/>
    <w:rsid w:val="00FA7B37"/>
    <w:rsid w:val="00FB26BC"/>
    <w:rsid w:val="00FB2F38"/>
    <w:rsid w:val="00FB4253"/>
    <w:rsid w:val="00FB4A57"/>
    <w:rsid w:val="00FC028E"/>
    <w:rsid w:val="00FC0D24"/>
    <w:rsid w:val="00FC0DA5"/>
    <w:rsid w:val="00FC228C"/>
    <w:rsid w:val="00FC2787"/>
    <w:rsid w:val="00FC2B0C"/>
    <w:rsid w:val="00FC3591"/>
    <w:rsid w:val="00FC35E3"/>
    <w:rsid w:val="00FC56DB"/>
    <w:rsid w:val="00FC6068"/>
    <w:rsid w:val="00FC7C45"/>
    <w:rsid w:val="00FD0148"/>
    <w:rsid w:val="00FD0875"/>
    <w:rsid w:val="00FD0A84"/>
    <w:rsid w:val="00FD141B"/>
    <w:rsid w:val="00FD178C"/>
    <w:rsid w:val="00FD21E8"/>
    <w:rsid w:val="00FD289C"/>
    <w:rsid w:val="00FD3B5A"/>
    <w:rsid w:val="00FD5028"/>
    <w:rsid w:val="00FD63CF"/>
    <w:rsid w:val="00FD711E"/>
    <w:rsid w:val="00FD7845"/>
    <w:rsid w:val="00FD7B4B"/>
    <w:rsid w:val="00FE060C"/>
    <w:rsid w:val="00FE11BD"/>
    <w:rsid w:val="00FE269E"/>
    <w:rsid w:val="00FE3080"/>
    <w:rsid w:val="00FE4237"/>
    <w:rsid w:val="00FE6A14"/>
    <w:rsid w:val="00FF0DB0"/>
    <w:rsid w:val="00FF0E09"/>
    <w:rsid w:val="00FF1B85"/>
    <w:rsid w:val="00FF21D0"/>
    <w:rsid w:val="00FF2A7B"/>
    <w:rsid w:val="00FF399C"/>
    <w:rsid w:val="00FF3A27"/>
    <w:rsid w:val="00FF3CE0"/>
    <w:rsid w:val="00FF3F80"/>
    <w:rsid w:val="00FF57E9"/>
    <w:rsid w:val="00FF6028"/>
    <w:rsid w:val="00FF6270"/>
    <w:rsid w:val="00FF64D8"/>
    <w:rsid w:val="00FF67EE"/>
    <w:rsid w:val="00FF691A"/>
    <w:rsid w:val="00FF6BD7"/>
    <w:rsid w:val="00FF7655"/>
  </w:rsids>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宋体&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r0xfzalwpdrvestptva9x4edde5wrfvzst&quot;&gt;maddpg_CDR&lt;record-ids&gt;&lt;item&gt;1&lt;/item&gt;&lt;/record-ids&gt;&lt;/item&gt;&lt;/Libraries&gt;"/>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5:chartTrackingRefBased/>
  <w15:docId w15:val="{251BAA37-40D1-4A20-B5DA-121401D7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E4A"/>
    <w:pPr>
      <w:widowControl w:val="0"/>
      <w:spacing w:line="480" w:lineRule="auto"/>
      <w:ind w:firstLine="200" w:firstLineChars="200"/>
      <w:jc w:val="both"/>
    </w:pPr>
    <w:rPr>
      <w:rFonts w:ascii="Times New Roman" w:eastAsia="宋体" w:hAnsi="Times New Roman" w:cs="Times New Roman"/>
      <w:iCs/>
      <w:sz w:val="18"/>
      <w:lang w:val="en-GB"/>
    </w:rPr>
  </w:style>
  <w:style w:type="paragraph" w:styleId="Heading1">
    <w:name w:val="heading 1"/>
    <w:basedOn w:val="Normal"/>
    <w:link w:val="1"/>
    <w:uiPriority w:val="9"/>
    <w:qFormat/>
    <w:rsid w:val="002D459D"/>
    <w:pPr>
      <w:widowControl/>
      <w:numPr>
        <w:numId w:val="39"/>
      </w:numPr>
      <w:spacing w:before="100" w:beforeAutospacing="1" w:after="100" w:afterAutospacing="1" w:line="240" w:lineRule="auto"/>
      <w:ind w:left="0" w:firstLine="0" w:firstLineChars="0"/>
      <w:jc w:val="left"/>
      <w:outlineLvl w:val="0"/>
    </w:pPr>
    <w:rPr>
      <w:rFonts w:eastAsia="Times New Roman" w:cs="宋体"/>
      <w:b/>
      <w:bCs/>
      <w:kern w:val="36"/>
      <w:sz w:val="32"/>
      <w:szCs w:val="48"/>
      <w:lang w:val="en-GB"/>
    </w:rPr>
  </w:style>
  <w:style w:type="paragraph" w:styleId="Heading2">
    <w:name w:val="heading 2"/>
    <w:basedOn w:val="Normal"/>
    <w:next w:val="Normal"/>
    <w:link w:val="2"/>
    <w:autoRedefine/>
    <w:uiPriority w:val="9"/>
    <w:qFormat/>
    <w:rsid w:val="002D459D"/>
    <w:pPr>
      <w:widowControl/>
      <w:numPr>
        <w:ilvl w:val="1"/>
        <w:numId w:val="39"/>
      </w:numPr>
      <w:spacing w:before="100" w:beforeAutospacing="1" w:after="100" w:afterAutospacing="1" w:line="240" w:lineRule="auto"/>
      <w:ind w:firstLineChars="0"/>
      <w:jc w:val="left"/>
      <w:outlineLvl w:val="1"/>
    </w:pPr>
    <w:rPr>
      <w:rFonts w:cs="宋体"/>
      <w:b/>
      <w:bCs/>
      <w:kern w:val="0"/>
      <w:sz w:val="30"/>
      <w:szCs w:val="36"/>
      <w:lang w:val="en-GB"/>
    </w:rPr>
  </w:style>
  <w:style w:type="paragraph" w:styleId="Heading3">
    <w:name w:val="heading 3"/>
    <w:basedOn w:val="Normal"/>
    <w:link w:val="3"/>
    <w:uiPriority w:val="9"/>
    <w:qFormat/>
    <w:rsid w:val="00B21CBD"/>
    <w:pPr>
      <w:widowControl/>
      <w:numPr>
        <w:ilvl w:val="2"/>
        <w:numId w:val="39"/>
      </w:numPr>
      <w:spacing w:before="100" w:beforeAutospacing="1" w:after="100" w:afterAutospacing="1" w:line="240" w:lineRule="auto"/>
      <w:ind w:firstLineChars="0"/>
      <w:jc w:val="left"/>
      <w:outlineLvl w:val="2"/>
    </w:pPr>
    <w:rPr>
      <w:rFonts w:cs="宋体"/>
      <w:b/>
      <w:bCs/>
      <w:kern w:val="0"/>
      <w:sz w:val="28"/>
      <w:szCs w:val="27"/>
      <w:lang w:val="en-GB"/>
    </w:rPr>
  </w:style>
  <w:style w:type="paragraph" w:styleId="Heading4">
    <w:name w:val="heading 4"/>
    <w:basedOn w:val="Normal"/>
    <w:next w:val="Normal"/>
    <w:link w:val="4"/>
    <w:autoRedefine/>
    <w:uiPriority w:val="9"/>
    <w:unhideWhenUsed/>
    <w:qFormat/>
    <w:rsid w:val="00BA7098"/>
    <w:pPr>
      <w:keepNext/>
      <w:keepLines/>
      <w:numPr>
        <w:ilvl w:val="3"/>
        <w:numId w:val="39"/>
      </w:numPr>
      <w:spacing w:before="280" w:after="290" w:line="377" w:lineRule="auto"/>
      <w:ind w:firstLineChars="0"/>
      <w:outlineLvl w:val="3"/>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BB54A5"/>
    <w:pPr>
      <w:pBdr>
        <w:bottom w:val="single" w:sz="6" w:space="1" w:color="auto"/>
      </w:pBdr>
      <w:tabs>
        <w:tab w:val="center" w:pos="4153"/>
        <w:tab w:val="right" w:pos="8306"/>
      </w:tabs>
      <w:snapToGrid w:val="0"/>
      <w:jc w:val="center"/>
    </w:pPr>
    <w:rPr>
      <w:szCs w:val="18"/>
      <w:lang w:val="en-GB"/>
    </w:rPr>
  </w:style>
  <w:style w:type="character" w:customStyle="1" w:styleId="a">
    <w:name w:val="页眉 字符"/>
    <w:basedOn w:val="DefaultParagraphFont"/>
    <w:link w:val="Header"/>
    <w:uiPriority w:val="99"/>
    <w:rsid w:val="00BB54A5"/>
    <w:rPr>
      <w:sz w:val="18"/>
      <w:szCs w:val="18"/>
    </w:rPr>
  </w:style>
  <w:style w:type="paragraph" w:styleId="Footer">
    <w:name w:val="footer"/>
    <w:basedOn w:val="Normal"/>
    <w:link w:val="a0"/>
    <w:uiPriority w:val="99"/>
    <w:unhideWhenUsed/>
    <w:rsid w:val="00BB54A5"/>
    <w:pPr>
      <w:tabs>
        <w:tab w:val="center" w:pos="4153"/>
        <w:tab w:val="right" w:pos="8306"/>
      </w:tabs>
      <w:snapToGrid w:val="0"/>
      <w:jc w:val="left"/>
    </w:pPr>
    <w:rPr>
      <w:szCs w:val="18"/>
      <w:lang w:val="en-GB"/>
    </w:rPr>
  </w:style>
  <w:style w:type="character" w:customStyle="1" w:styleId="a0">
    <w:name w:val="页脚 字符"/>
    <w:basedOn w:val="DefaultParagraphFont"/>
    <w:link w:val="Footer"/>
    <w:uiPriority w:val="99"/>
    <w:rsid w:val="00BB54A5"/>
    <w:rPr>
      <w:sz w:val="18"/>
      <w:szCs w:val="18"/>
    </w:rPr>
  </w:style>
  <w:style w:type="character" w:customStyle="1" w:styleId="1">
    <w:name w:val="标题 1 字符"/>
    <w:basedOn w:val="DefaultParagraphFont"/>
    <w:link w:val="Heading1"/>
    <w:uiPriority w:val="9"/>
    <w:rsid w:val="002D459D"/>
    <w:rPr>
      <w:rFonts w:ascii="Times New Roman" w:eastAsia="Times New Roman" w:hAnsi="Times New Roman" w:cs="宋体"/>
      <w:b/>
      <w:bCs/>
      <w:iCs/>
      <w:kern w:val="36"/>
      <w:sz w:val="32"/>
      <w:szCs w:val="48"/>
    </w:rPr>
  </w:style>
  <w:style w:type="character" w:customStyle="1" w:styleId="2">
    <w:name w:val="标题 2 字符"/>
    <w:basedOn w:val="DefaultParagraphFont"/>
    <w:link w:val="Heading2"/>
    <w:uiPriority w:val="9"/>
    <w:rsid w:val="002D459D"/>
    <w:rPr>
      <w:rFonts w:ascii="Times New Roman" w:eastAsia="宋体" w:hAnsi="Times New Roman" w:cs="宋体"/>
      <w:b/>
      <w:bCs/>
      <w:iCs/>
      <w:kern w:val="0"/>
      <w:sz w:val="30"/>
      <w:szCs w:val="36"/>
    </w:rPr>
  </w:style>
  <w:style w:type="character" w:customStyle="1" w:styleId="3">
    <w:name w:val="标题 3 字符"/>
    <w:basedOn w:val="DefaultParagraphFont"/>
    <w:link w:val="Heading3"/>
    <w:uiPriority w:val="9"/>
    <w:rsid w:val="00B21CBD"/>
    <w:rPr>
      <w:rFonts w:ascii="Times New Roman" w:eastAsia="宋体" w:hAnsi="Times New Roman" w:cs="宋体"/>
      <w:b/>
      <w:bCs/>
      <w:iCs/>
      <w:kern w:val="0"/>
      <w:sz w:val="28"/>
      <w:szCs w:val="27"/>
    </w:rPr>
  </w:style>
  <w:style w:type="paragraph" w:styleId="NormalWeb">
    <w:name w:val="Normal (Web)"/>
    <w:basedOn w:val="Normal"/>
    <w:uiPriority w:val="99"/>
    <w:semiHidden/>
    <w:unhideWhenUsed/>
    <w:rsid w:val="001153AC"/>
    <w:pPr>
      <w:widowControl/>
      <w:spacing w:before="100" w:beforeAutospacing="1" w:after="100" w:afterAutospacing="1"/>
      <w:jc w:val="left"/>
    </w:pPr>
    <w:rPr>
      <w:rFonts w:ascii="宋体" w:hAnsi="宋体" w:cs="宋体"/>
      <w:kern w:val="0"/>
      <w:sz w:val="24"/>
      <w:szCs w:val="24"/>
    </w:rPr>
  </w:style>
  <w:style w:type="character" w:styleId="Hyperlink">
    <w:name w:val="Hyperlink"/>
    <w:basedOn w:val="DefaultParagraphFont"/>
    <w:uiPriority w:val="99"/>
    <w:unhideWhenUsed/>
    <w:rsid w:val="001153AC"/>
    <w:rPr>
      <w:color w:val="0000FF"/>
      <w:u w:val="single"/>
    </w:rPr>
  </w:style>
  <w:style w:type="character" w:styleId="Emphasis">
    <w:name w:val="Emphasis"/>
    <w:basedOn w:val="DefaultParagraphFont"/>
    <w:uiPriority w:val="20"/>
    <w:qFormat/>
    <w:rsid w:val="001153AC"/>
    <w:rPr>
      <w:i/>
      <w:iCs/>
    </w:rPr>
  </w:style>
  <w:style w:type="paragraph" w:styleId="ListParagraph">
    <w:name w:val="List Paragraph"/>
    <w:basedOn w:val="Normal"/>
    <w:uiPriority w:val="34"/>
    <w:qFormat/>
    <w:rsid w:val="00E37841"/>
    <w:pPr>
      <w:ind w:firstLine="420"/>
    </w:pPr>
    <w:rPr>
      <w:lang w:val="en-GB"/>
    </w:rPr>
  </w:style>
  <w:style w:type="table" w:styleId="TableGrid">
    <w:name w:val="Table Grid"/>
    <w:basedOn w:val="TableNormal"/>
    <w:uiPriority w:val="59"/>
    <w:qFormat/>
    <w:rsid w:val="003955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0"/>
    <w:rsid w:val="007D0C41"/>
    <w:pPr>
      <w:jc w:val="center"/>
    </w:pPr>
    <w:rPr>
      <w:rFonts w:ascii="宋体" w:hAnsi="宋体"/>
      <w:noProof/>
      <w:sz w:val="36"/>
    </w:rPr>
  </w:style>
  <w:style w:type="character" w:customStyle="1" w:styleId="EndNoteBibliographyTitle0">
    <w:name w:val="EndNote Bibliography Title 字符"/>
    <w:basedOn w:val="DefaultParagraphFont"/>
    <w:link w:val="EndNoteBibliographyTitle"/>
    <w:rsid w:val="007D0C41"/>
    <w:rPr>
      <w:rFonts w:ascii="宋体" w:eastAsia="宋体" w:hAnsi="宋体"/>
      <w:noProof/>
      <w:sz w:val="36"/>
    </w:rPr>
  </w:style>
  <w:style w:type="paragraph" w:customStyle="1" w:styleId="EndNoteBibliography">
    <w:name w:val="EndNote Bibliography"/>
    <w:basedOn w:val="Normal"/>
    <w:link w:val="EndNoteBibliography0"/>
    <w:rsid w:val="007D0C41"/>
    <w:pPr>
      <w:jc w:val="left"/>
    </w:pPr>
    <w:rPr>
      <w:rFonts w:ascii="宋体" w:hAnsi="宋体"/>
      <w:noProof/>
      <w:sz w:val="36"/>
    </w:rPr>
  </w:style>
  <w:style w:type="character" w:customStyle="1" w:styleId="EndNoteBibliography0">
    <w:name w:val="EndNote Bibliography 字符"/>
    <w:basedOn w:val="DefaultParagraphFont"/>
    <w:link w:val="EndNoteBibliography"/>
    <w:rsid w:val="007D0C41"/>
    <w:rPr>
      <w:rFonts w:ascii="宋体" w:eastAsia="宋体" w:hAnsi="宋体"/>
      <w:noProof/>
      <w:sz w:val="36"/>
    </w:rPr>
  </w:style>
  <w:style w:type="character" w:customStyle="1" w:styleId="4">
    <w:name w:val="标题 4 字符"/>
    <w:basedOn w:val="DefaultParagraphFont"/>
    <w:link w:val="Heading4"/>
    <w:uiPriority w:val="9"/>
    <w:rsid w:val="00BA7098"/>
    <w:rPr>
      <w:rFonts w:ascii="Times New Roman" w:hAnsi="Times New Roman" w:eastAsiaTheme="majorEastAsia" w:cstheme="majorBidi"/>
      <w:b/>
      <w:bCs/>
      <w:iCs/>
      <w:sz w:val="28"/>
      <w:szCs w:val="28"/>
    </w:rPr>
  </w:style>
  <w:style w:type="table" w:customStyle="1" w:styleId="10">
    <w:name w:val="网格型1"/>
    <w:basedOn w:val="TableNormal"/>
    <w:next w:val="TableGrid"/>
    <w:uiPriority w:val="59"/>
    <w:qFormat/>
    <w:rsid w:val="007B7DA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1242"/>
    <w:pPr>
      <w:jc w:val="center"/>
      <w:textAlignment w:val="baseline"/>
    </w:pPr>
    <w:rPr>
      <w:rFonts w:eastAsia="黑体"/>
      <w:szCs w:val="20"/>
      <w:lang w:val="en-GB"/>
    </w:rPr>
  </w:style>
  <w:style w:type="character" w:styleId="CommentReference">
    <w:name w:val="annotation reference"/>
    <w:basedOn w:val="DefaultParagraphFont"/>
    <w:uiPriority w:val="99"/>
    <w:semiHidden/>
    <w:unhideWhenUsed/>
    <w:rsid w:val="00F97602"/>
    <w:rPr>
      <w:sz w:val="21"/>
      <w:szCs w:val="21"/>
    </w:rPr>
  </w:style>
  <w:style w:type="paragraph" w:styleId="CommentText">
    <w:name w:val="annotation text"/>
    <w:basedOn w:val="Normal"/>
    <w:link w:val="a1"/>
    <w:uiPriority w:val="99"/>
    <w:unhideWhenUsed/>
    <w:rsid w:val="00F97602"/>
    <w:pPr>
      <w:jc w:val="left"/>
    </w:pPr>
  </w:style>
  <w:style w:type="character" w:customStyle="1" w:styleId="a1">
    <w:name w:val="批注文字 字符"/>
    <w:basedOn w:val="DefaultParagraphFont"/>
    <w:link w:val="CommentText"/>
    <w:uiPriority w:val="99"/>
    <w:rsid w:val="00F97602"/>
  </w:style>
  <w:style w:type="paragraph" w:styleId="CommentSubject">
    <w:name w:val="annotation subject"/>
    <w:basedOn w:val="CommentText"/>
    <w:next w:val="CommentText"/>
    <w:link w:val="a2"/>
    <w:uiPriority w:val="99"/>
    <w:semiHidden/>
    <w:unhideWhenUsed/>
    <w:rsid w:val="00F97602"/>
    <w:rPr>
      <w:b/>
      <w:bCs/>
    </w:rPr>
  </w:style>
  <w:style w:type="character" w:customStyle="1" w:styleId="a2">
    <w:name w:val="批注主题 字符"/>
    <w:basedOn w:val="a1"/>
    <w:link w:val="CommentSubject"/>
    <w:uiPriority w:val="99"/>
    <w:semiHidden/>
    <w:rsid w:val="00F97602"/>
    <w:rPr>
      <w:b/>
      <w:bCs/>
    </w:rPr>
  </w:style>
  <w:style w:type="paragraph" w:styleId="BalloonText">
    <w:name w:val="Balloon Text"/>
    <w:basedOn w:val="Normal"/>
    <w:link w:val="a3"/>
    <w:uiPriority w:val="99"/>
    <w:semiHidden/>
    <w:unhideWhenUsed/>
    <w:rsid w:val="00F97602"/>
    <w:rPr>
      <w:szCs w:val="18"/>
    </w:rPr>
  </w:style>
  <w:style w:type="character" w:customStyle="1" w:styleId="a3">
    <w:name w:val="批注框文本 字符"/>
    <w:basedOn w:val="DefaultParagraphFont"/>
    <w:link w:val="BalloonText"/>
    <w:uiPriority w:val="99"/>
    <w:semiHidden/>
    <w:rsid w:val="00F97602"/>
    <w:rPr>
      <w:sz w:val="18"/>
      <w:szCs w:val="18"/>
    </w:rPr>
  </w:style>
  <w:style w:type="paragraph" w:styleId="Revision">
    <w:name w:val="Revision"/>
    <w:hidden/>
    <w:uiPriority w:val="99"/>
    <w:semiHidden/>
    <w:rsid w:val="00B34E05"/>
    <w:rPr>
      <w:rFonts w:ascii="Times New Roman" w:eastAsia="宋体" w:hAnsi="Times New Roman" w:cs="Times New Roman"/>
      <w:iCs/>
    </w:rPr>
  </w:style>
  <w:style w:type="paragraph" w:customStyle="1" w:styleId="Equation">
    <w:name w:val="Equation"/>
    <w:basedOn w:val="Normal"/>
    <w:link w:val="Equation0"/>
    <w:qFormat/>
    <w:rsid w:val="00001CDA"/>
    <w:pPr>
      <w:tabs>
        <w:tab w:val="center" w:pos="4095"/>
        <w:tab w:val="right" w:pos="8190"/>
      </w:tabs>
      <w:ind w:firstLine="0" w:firstLineChars="0"/>
      <w:textAlignment w:val="center"/>
    </w:pPr>
    <w:rPr>
      <w:rFonts w:eastAsia="Times New Roman"/>
      <w:lang w:val="en-GB"/>
    </w:rPr>
  </w:style>
  <w:style w:type="paragraph" w:customStyle="1" w:styleId="Figure">
    <w:name w:val="Figure"/>
    <w:basedOn w:val="Normal"/>
    <w:link w:val="Figure0"/>
    <w:qFormat/>
    <w:rsid w:val="00880342"/>
    <w:pPr>
      <w:spacing w:after="50" w:afterLines="50" w:line="240" w:lineRule="auto"/>
      <w:ind w:left="425" w:right="425" w:firstLine="0" w:firstLineChars="0"/>
      <w:jc w:val="center"/>
    </w:pPr>
    <w:rPr>
      <w:rFonts w:eastAsia="黑体"/>
      <w:noProof/>
      <w:lang w:val="en-GB"/>
    </w:rPr>
  </w:style>
  <w:style w:type="character" w:customStyle="1" w:styleId="Equation0">
    <w:name w:val="Equation 字符"/>
    <w:basedOn w:val="DefaultParagraphFont"/>
    <w:link w:val="Equation"/>
    <w:rsid w:val="00001CDA"/>
    <w:rPr>
      <w:rFonts w:ascii="Times New Roman" w:eastAsia="Times New Roman" w:hAnsi="Times New Roman" w:cs="Times New Roman"/>
      <w:iCs/>
    </w:rPr>
  </w:style>
  <w:style w:type="character" w:customStyle="1" w:styleId="Figure0">
    <w:name w:val="Figure 字符"/>
    <w:basedOn w:val="DefaultParagraphFont"/>
    <w:link w:val="Figure"/>
    <w:rsid w:val="00880342"/>
    <w:rPr>
      <w:rFonts w:ascii="Times New Roman" w:eastAsia="黑体" w:hAnsi="Times New Roman" w:cs="Times New Roman"/>
      <w:iCs/>
      <w:noProof/>
      <w:sz w:val="18"/>
    </w:rPr>
  </w:style>
  <w:style w:type="paragraph" w:customStyle="1" w:styleId="MTDisplayEquation">
    <w:name w:val="MTDisplayEquation"/>
    <w:basedOn w:val="Normal"/>
    <w:link w:val="MTDisplayEquation0"/>
    <w:rsid w:val="00D73A63"/>
    <w:pPr>
      <w:tabs>
        <w:tab w:val="center" w:pos="4160"/>
      </w:tabs>
      <w:ind w:firstLine="420"/>
    </w:pPr>
  </w:style>
  <w:style w:type="character" w:customStyle="1" w:styleId="MTDisplayEquation0">
    <w:name w:val="MTDisplayEquation 字符"/>
    <w:basedOn w:val="DefaultParagraphFont"/>
    <w:link w:val="MTDisplayEquation"/>
    <w:rsid w:val="00D73A63"/>
    <w:rPr>
      <w:rFonts w:ascii="Times New Roman" w:eastAsia="宋体" w:hAnsi="Times New Roman" w:cs="Times New Roman"/>
      <w:iCs/>
    </w:rPr>
  </w:style>
  <w:style w:type="table" w:customStyle="1" w:styleId="20">
    <w:name w:val="网格型2"/>
    <w:basedOn w:val="TableNormal"/>
    <w:next w:val="TableGrid"/>
    <w:uiPriority w:val="59"/>
    <w:qFormat/>
    <w:rsid w:val="00DB6F6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TableNormal"/>
    <w:next w:val="TableGrid"/>
    <w:uiPriority w:val="59"/>
    <w:qFormat/>
    <w:rsid w:val="00DB6F6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18205C"/>
    <w:rPr>
      <w:color w:val="605E5C"/>
      <w:shd w:val="clear" w:color="auto" w:fill="E1DFDD"/>
    </w:rPr>
  </w:style>
  <w:style w:type="character" w:styleId="FollowedHyperlink">
    <w:name w:val="FollowedHyperlink"/>
    <w:basedOn w:val="DefaultParagraphFont"/>
    <w:uiPriority w:val="99"/>
    <w:semiHidden/>
    <w:unhideWhenUsed/>
    <w:rsid w:val="00F45318"/>
    <w:rPr>
      <w:color w:val="954F72" w:themeColor="followedHyperlink"/>
      <w:u w:val="single"/>
    </w:rPr>
  </w:style>
  <w:style w:type="paragraph" w:styleId="Title">
    <w:name w:val="Title"/>
    <w:basedOn w:val="Normal"/>
    <w:next w:val="Normal"/>
    <w:link w:val="a4"/>
    <w:uiPriority w:val="10"/>
    <w:qFormat/>
    <w:rsid w:val="005E2A48"/>
    <w:pPr>
      <w:spacing w:before="240" w:after="60"/>
      <w:jc w:val="center"/>
      <w:outlineLvl w:val="0"/>
    </w:pPr>
    <w:rPr>
      <w:rFonts w:asciiTheme="majorHAnsi" w:eastAsiaTheme="majorEastAsia" w:hAnsiTheme="majorHAnsi" w:cstheme="majorBidi"/>
      <w:b/>
      <w:bCs/>
      <w:sz w:val="32"/>
      <w:szCs w:val="32"/>
      <w:lang w:val="en-GB"/>
    </w:rPr>
  </w:style>
  <w:style w:type="character" w:customStyle="1" w:styleId="a4">
    <w:name w:val="标题 字符"/>
    <w:basedOn w:val="DefaultParagraphFont"/>
    <w:link w:val="Title"/>
    <w:uiPriority w:val="10"/>
    <w:rsid w:val="005E2A48"/>
    <w:rPr>
      <w:rFonts w:asciiTheme="majorHAnsi" w:eastAsiaTheme="majorEastAsia" w:hAnsiTheme="majorHAnsi" w:cstheme="majorBidi"/>
      <w:b/>
      <w:bCs/>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1.bin" /><Relationship Id="rId100" Type="http://schemas.openxmlformats.org/officeDocument/2006/relationships/oleObject" Target="embeddings/oleObject46.bin" /><Relationship Id="rId101" Type="http://schemas.openxmlformats.org/officeDocument/2006/relationships/image" Target="media/image47.wmf" /><Relationship Id="rId102" Type="http://schemas.openxmlformats.org/officeDocument/2006/relationships/oleObject" Target="embeddings/oleObject47.bin" /><Relationship Id="rId103" Type="http://schemas.openxmlformats.org/officeDocument/2006/relationships/image" Target="media/image48.wmf" /><Relationship Id="rId104" Type="http://schemas.openxmlformats.org/officeDocument/2006/relationships/oleObject" Target="embeddings/oleObject48.bin" /><Relationship Id="rId105" Type="http://schemas.openxmlformats.org/officeDocument/2006/relationships/image" Target="media/image49.wmf" /><Relationship Id="rId106" Type="http://schemas.openxmlformats.org/officeDocument/2006/relationships/oleObject" Target="embeddings/oleObject49.bin" /><Relationship Id="rId107" Type="http://schemas.openxmlformats.org/officeDocument/2006/relationships/image" Target="media/image50.wmf" /><Relationship Id="rId108" Type="http://schemas.openxmlformats.org/officeDocument/2006/relationships/oleObject" Target="embeddings/oleObject50.bin" /><Relationship Id="rId109" Type="http://schemas.openxmlformats.org/officeDocument/2006/relationships/image" Target="media/image51.wmf" /><Relationship Id="rId11" Type="http://schemas.openxmlformats.org/officeDocument/2006/relationships/image" Target="media/image3.wmf" /><Relationship Id="rId110" Type="http://schemas.openxmlformats.org/officeDocument/2006/relationships/oleObject" Target="embeddings/oleObject51.bin" /><Relationship Id="rId111" Type="http://schemas.openxmlformats.org/officeDocument/2006/relationships/image" Target="media/image52.wmf" /><Relationship Id="rId112" Type="http://schemas.openxmlformats.org/officeDocument/2006/relationships/oleObject" Target="embeddings/oleObject52.bin" /><Relationship Id="rId113" Type="http://schemas.openxmlformats.org/officeDocument/2006/relationships/image" Target="media/image53.png" /><Relationship Id="rId114" Type="http://schemas.openxmlformats.org/officeDocument/2006/relationships/image" Target="media/image54.wmf" /><Relationship Id="rId115" Type="http://schemas.openxmlformats.org/officeDocument/2006/relationships/oleObject" Target="embeddings/oleObject53.bin" /><Relationship Id="rId116" Type="http://schemas.openxmlformats.org/officeDocument/2006/relationships/image" Target="media/image55.wmf" /><Relationship Id="rId117" Type="http://schemas.openxmlformats.org/officeDocument/2006/relationships/oleObject" Target="embeddings/oleObject54.bin" /><Relationship Id="rId118" Type="http://schemas.openxmlformats.org/officeDocument/2006/relationships/image" Target="media/image56.wmf" /><Relationship Id="rId119" Type="http://schemas.openxmlformats.org/officeDocument/2006/relationships/oleObject" Target="embeddings/oleObject55.bin" /><Relationship Id="rId12" Type="http://schemas.openxmlformats.org/officeDocument/2006/relationships/oleObject" Target="embeddings/oleObject2.bin" /><Relationship Id="rId120" Type="http://schemas.openxmlformats.org/officeDocument/2006/relationships/image" Target="media/image57.wmf" /><Relationship Id="rId121" Type="http://schemas.openxmlformats.org/officeDocument/2006/relationships/oleObject" Target="embeddings/oleObject56.bin" /><Relationship Id="rId122" Type="http://schemas.openxmlformats.org/officeDocument/2006/relationships/image" Target="media/image58.wmf" /><Relationship Id="rId123" Type="http://schemas.openxmlformats.org/officeDocument/2006/relationships/oleObject" Target="embeddings/oleObject57.bin" /><Relationship Id="rId124" Type="http://schemas.openxmlformats.org/officeDocument/2006/relationships/image" Target="media/image59.wmf" /><Relationship Id="rId125" Type="http://schemas.openxmlformats.org/officeDocument/2006/relationships/oleObject" Target="embeddings/oleObject58.bin" /><Relationship Id="rId126" Type="http://schemas.openxmlformats.org/officeDocument/2006/relationships/image" Target="media/image60.wmf" /><Relationship Id="rId127" Type="http://schemas.openxmlformats.org/officeDocument/2006/relationships/oleObject" Target="embeddings/oleObject59.bin" /><Relationship Id="rId128" Type="http://schemas.openxmlformats.org/officeDocument/2006/relationships/image" Target="media/image61.wmf" /><Relationship Id="rId129" Type="http://schemas.openxmlformats.org/officeDocument/2006/relationships/oleObject" Target="embeddings/oleObject60.bin" /><Relationship Id="rId13" Type="http://schemas.openxmlformats.org/officeDocument/2006/relationships/image" Target="media/image4.wmf" /><Relationship Id="rId130" Type="http://schemas.openxmlformats.org/officeDocument/2006/relationships/image" Target="media/image62.wmf" /><Relationship Id="rId131" Type="http://schemas.openxmlformats.org/officeDocument/2006/relationships/oleObject" Target="embeddings/oleObject61.bin" /><Relationship Id="rId132" Type="http://schemas.openxmlformats.org/officeDocument/2006/relationships/image" Target="media/image63.wmf" /><Relationship Id="rId133" Type="http://schemas.openxmlformats.org/officeDocument/2006/relationships/oleObject" Target="embeddings/oleObject62.bin" /><Relationship Id="rId134" Type="http://schemas.openxmlformats.org/officeDocument/2006/relationships/image" Target="media/image64.wmf" /><Relationship Id="rId135" Type="http://schemas.openxmlformats.org/officeDocument/2006/relationships/oleObject" Target="embeddings/oleObject63.bin" /><Relationship Id="rId136" Type="http://schemas.openxmlformats.org/officeDocument/2006/relationships/image" Target="media/image65.png" /><Relationship Id="rId137" Type="http://schemas.openxmlformats.org/officeDocument/2006/relationships/image" Target="media/image66.wmf" /><Relationship Id="rId138" Type="http://schemas.openxmlformats.org/officeDocument/2006/relationships/oleObject" Target="embeddings/oleObject64.bin" /><Relationship Id="rId139" Type="http://schemas.openxmlformats.org/officeDocument/2006/relationships/image" Target="media/image67.wmf" /><Relationship Id="rId14" Type="http://schemas.openxmlformats.org/officeDocument/2006/relationships/oleObject" Target="embeddings/oleObject3.bin" /><Relationship Id="rId140" Type="http://schemas.openxmlformats.org/officeDocument/2006/relationships/oleObject" Target="embeddings/oleObject65.bin" /><Relationship Id="rId141" Type="http://schemas.openxmlformats.org/officeDocument/2006/relationships/image" Target="media/image68.wmf" /><Relationship Id="rId142" Type="http://schemas.openxmlformats.org/officeDocument/2006/relationships/oleObject" Target="embeddings/oleObject66.bin" /><Relationship Id="rId143" Type="http://schemas.openxmlformats.org/officeDocument/2006/relationships/image" Target="media/image69.wmf" /><Relationship Id="rId144" Type="http://schemas.openxmlformats.org/officeDocument/2006/relationships/oleObject" Target="embeddings/oleObject67.bin" /><Relationship Id="rId145" Type="http://schemas.openxmlformats.org/officeDocument/2006/relationships/image" Target="media/image70.png" /><Relationship Id="rId146" Type="http://schemas.openxmlformats.org/officeDocument/2006/relationships/image" Target="media/image71.wmf" /><Relationship Id="rId147" Type="http://schemas.openxmlformats.org/officeDocument/2006/relationships/oleObject" Target="embeddings/oleObject68.bin" /><Relationship Id="rId148" Type="http://schemas.openxmlformats.org/officeDocument/2006/relationships/image" Target="media/image72.wmf" /><Relationship Id="rId149" Type="http://schemas.openxmlformats.org/officeDocument/2006/relationships/oleObject" Target="embeddings/oleObject69.bin" /><Relationship Id="rId15" Type="http://schemas.openxmlformats.org/officeDocument/2006/relationships/image" Target="media/image5.wmf" /><Relationship Id="rId150" Type="http://schemas.openxmlformats.org/officeDocument/2006/relationships/image" Target="media/image73.wmf" /><Relationship Id="rId151" Type="http://schemas.openxmlformats.org/officeDocument/2006/relationships/oleObject" Target="embeddings/oleObject70.bin" /><Relationship Id="rId152" Type="http://schemas.openxmlformats.org/officeDocument/2006/relationships/image" Target="media/image74.wmf" /><Relationship Id="rId153" Type="http://schemas.openxmlformats.org/officeDocument/2006/relationships/oleObject" Target="embeddings/oleObject71.bin" /><Relationship Id="rId154" Type="http://schemas.openxmlformats.org/officeDocument/2006/relationships/image" Target="media/image75.wmf" /><Relationship Id="rId155" Type="http://schemas.openxmlformats.org/officeDocument/2006/relationships/oleObject" Target="embeddings/oleObject72.bin" /><Relationship Id="rId156" Type="http://schemas.openxmlformats.org/officeDocument/2006/relationships/image" Target="media/image76.wmf" /><Relationship Id="rId157" Type="http://schemas.openxmlformats.org/officeDocument/2006/relationships/oleObject" Target="embeddings/oleObject73.bin" /><Relationship Id="rId158" Type="http://schemas.openxmlformats.org/officeDocument/2006/relationships/image" Target="media/image77.wmf" /><Relationship Id="rId159" Type="http://schemas.openxmlformats.org/officeDocument/2006/relationships/oleObject" Target="embeddings/oleObject74.bin" /><Relationship Id="rId16" Type="http://schemas.openxmlformats.org/officeDocument/2006/relationships/oleObject" Target="embeddings/oleObject4.bin" /><Relationship Id="rId160" Type="http://schemas.openxmlformats.org/officeDocument/2006/relationships/image" Target="media/image78.wmf" /><Relationship Id="rId161" Type="http://schemas.openxmlformats.org/officeDocument/2006/relationships/oleObject" Target="embeddings/oleObject75.bin" /><Relationship Id="rId162" Type="http://schemas.openxmlformats.org/officeDocument/2006/relationships/image" Target="media/image79.wmf" /><Relationship Id="rId163" Type="http://schemas.openxmlformats.org/officeDocument/2006/relationships/oleObject" Target="embeddings/oleObject76.bin" /><Relationship Id="rId164" Type="http://schemas.openxmlformats.org/officeDocument/2006/relationships/image" Target="media/image80.wmf" /><Relationship Id="rId165" Type="http://schemas.openxmlformats.org/officeDocument/2006/relationships/oleObject" Target="embeddings/oleObject77.bin" /><Relationship Id="rId166" Type="http://schemas.openxmlformats.org/officeDocument/2006/relationships/image" Target="media/image81.wmf" /><Relationship Id="rId167" Type="http://schemas.openxmlformats.org/officeDocument/2006/relationships/oleObject" Target="embeddings/oleObject78.bin" /><Relationship Id="rId168" Type="http://schemas.openxmlformats.org/officeDocument/2006/relationships/image" Target="media/image82.wmf" /><Relationship Id="rId169" Type="http://schemas.openxmlformats.org/officeDocument/2006/relationships/oleObject" Target="embeddings/oleObject79.bin" /><Relationship Id="rId17" Type="http://schemas.openxmlformats.org/officeDocument/2006/relationships/image" Target="media/image6.wmf" /><Relationship Id="rId170" Type="http://schemas.openxmlformats.org/officeDocument/2006/relationships/image" Target="media/image83.wmf" /><Relationship Id="rId171" Type="http://schemas.openxmlformats.org/officeDocument/2006/relationships/oleObject" Target="embeddings/oleObject80.bin" /><Relationship Id="rId172" Type="http://schemas.openxmlformats.org/officeDocument/2006/relationships/image" Target="media/image84.wmf" /><Relationship Id="rId173" Type="http://schemas.openxmlformats.org/officeDocument/2006/relationships/oleObject" Target="embeddings/oleObject81.bin" /><Relationship Id="rId174" Type="http://schemas.openxmlformats.org/officeDocument/2006/relationships/image" Target="media/image85.wmf" /><Relationship Id="rId175" Type="http://schemas.openxmlformats.org/officeDocument/2006/relationships/oleObject" Target="embeddings/oleObject82.bin" /><Relationship Id="rId176" Type="http://schemas.openxmlformats.org/officeDocument/2006/relationships/image" Target="media/image86.wmf" /><Relationship Id="rId177" Type="http://schemas.openxmlformats.org/officeDocument/2006/relationships/oleObject" Target="embeddings/oleObject83.bin" /><Relationship Id="rId178" Type="http://schemas.openxmlformats.org/officeDocument/2006/relationships/image" Target="media/image87.wmf" /><Relationship Id="rId179" Type="http://schemas.openxmlformats.org/officeDocument/2006/relationships/oleObject" Target="embeddings/oleObject84.bin" /><Relationship Id="rId18" Type="http://schemas.openxmlformats.org/officeDocument/2006/relationships/oleObject" Target="embeddings/oleObject5.bin" /><Relationship Id="rId180" Type="http://schemas.openxmlformats.org/officeDocument/2006/relationships/image" Target="media/image88.wmf" /><Relationship Id="rId181" Type="http://schemas.openxmlformats.org/officeDocument/2006/relationships/oleObject" Target="embeddings/oleObject85.bin" /><Relationship Id="rId182" Type="http://schemas.openxmlformats.org/officeDocument/2006/relationships/image" Target="media/image89.wmf" /><Relationship Id="rId183" Type="http://schemas.openxmlformats.org/officeDocument/2006/relationships/oleObject" Target="embeddings/oleObject86.bin" /><Relationship Id="rId184" Type="http://schemas.openxmlformats.org/officeDocument/2006/relationships/image" Target="media/image90.wmf" /><Relationship Id="rId185" Type="http://schemas.openxmlformats.org/officeDocument/2006/relationships/oleObject" Target="embeddings/oleObject87.bin" /><Relationship Id="rId186" Type="http://schemas.openxmlformats.org/officeDocument/2006/relationships/image" Target="media/image91.wmf" /><Relationship Id="rId187" Type="http://schemas.openxmlformats.org/officeDocument/2006/relationships/oleObject" Target="embeddings/oleObject88.bin" /><Relationship Id="rId188" Type="http://schemas.openxmlformats.org/officeDocument/2006/relationships/image" Target="media/image92.wmf" /><Relationship Id="rId189" Type="http://schemas.openxmlformats.org/officeDocument/2006/relationships/oleObject" Target="embeddings/oleObject89.bin" /><Relationship Id="rId19" Type="http://schemas.openxmlformats.org/officeDocument/2006/relationships/image" Target="media/image7.wmf" /><Relationship Id="rId190" Type="http://schemas.openxmlformats.org/officeDocument/2006/relationships/image" Target="media/image93.wmf" /><Relationship Id="rId191" Type="http://schemas.openxmlformats.org/officeDocument/2006/relationships/oleObject" Target="embeddings/oleObject90.bin" /><Relationship Id="rId192" Type="http://schemas.openxmlformats.org/officeDocument/2006/relationships/image" Target="media/image94.wmf" /><Relationship Id="rId193" Type="http://schemas.openxmlformats.org/officeDocument/2006/relationships/oleObject" Target="embeddings/oleObject91.bin" /><Relationship Id="rId194" Type="http://schemas.openxmlformats.org/officeDocument/2006/relationships/image" Target="media/image95.wmf" /><Relationship Id="rId195" Type="http://schemas.openxmlformats.org/officeDocument/2006/relationships/oleObject" Target="embeddings/oleObject92.bin" /><Relationship Id="rId196" Type="http://schemas.openxmlformats.org/officeDocument/2006/relationships/image" Target="media/image96.wmf" /><Relationship Id="rId197" Type="http://schemas.openxmlformats.org/officeDocument/2006/relationships/oleObject" Target="embeddings/oleObject93.bin" /><Relationship Id="rId198" Type="http://schemas.openxmlformats.org/officeDocument/2006/relationships/image" Target="media/image97.wmf" /><Relationship Id="rId199" Type="http://schemas.openxmlformats.org/officeDocument/2006/relationships/oleObject" Target="embeddings/oleObject94.bin" /><Relationship Id="rId2" Type="http://schemas.openxmlformats.org/officeDocument/2006/relationships/webSettings" Target="webSettings.xml" /><Relationship Id="rId20" Type="http://schemas.openxmlformats.org/officeDocument/2006/relationships/oleObject" Target="embeddings/oleObject6.bin" /><Relationship Id="rId200" Type="http://schemas.openxmlformats.org/officeDocument/2006/relationships/image" Target="media/image98.wmf" /><Relationship Id="rId201" Type="http://schemas.openxmlformats.org/officeDocument/2006/relationships/oleObject" Target="embeddings/oleObject95.bin" /><Relationship Id="rId202" Type="http://schemas.openxmlformats.org/officeDocument/2006/relationships/image" Target="media/image99.wmf" /><Relationship Id="rId203" Type="http://schemas.openxmlformats.org/officeDocument/2006/relationships/oleObject" Target="embeddings/oleObject96.bin" /><Relationship Id="rId204" Type="http://schemas.openxmlformats.org/officeDocument/2006/relationships/image" Target="media/image100.wmf" /><Relationship Id="rId205" Type="http://schemas.openxmlformats.org/officeDocument/2006/relationships/oleObject" Target="embeddings/oleObject97.bin" /><Relationship Id="rId206" Type="http://schemas.openxmlformats.org/officeDocument/2006/relationships/image" Target="media/image101.wmf" /><Relationship Id="rId207" Type="http://schemas.openxmlformats.org/officeDocument/2006/relationships/oleObject" Target="embeddings/oleObject98.bin" /><Relationship Id="rId208" Type="http://schemas.openxmlformats.org/officeDocument/2006/relationships/image" Target="media/image102.wmf" /><Relationship Id="rId209" Type="http://schemas.openxmlformats.org/officeDocument/2006/relationships/oleObject" Target="embeddings/oleObject99.bin" /><Relationship Id="rId21" Type="http://schemas.openxmlformats.org/officeDocument/2006/relationships/image" Target="media/image8.wmf" /><Relationship Id="rId210" Type="http://schemas.openxmlformats.org/officeDocument/2006/relationships/image" Target="media/image103.wmf" /><Relationship Id="rId211" Type="http://schemas.openxmlformats.org/officeDocument/2006/relationships/oleObject" Target="embeddings/oleObject100.bin" /><Relationship Id="rId212" Type="http://schemas.openxmlformats.org/officeDocument/2006/relationships/image" Target="media/image104.wmf" /><Relationship Id="rId213" Type="http://schemas.openxmlformats.org/officeDocument/2006/relationships/oleObject" Target="embeddings/oleObject101.bin" /><Relationship Id="rId214" Type="http://schemas.openxmlformats.org/officeDocument/2006/relationships/image" Target="media/image105.wmf" /><Relationship Id="rId215" Type="http://schemas.openxmlformats.org/officeDocument/2006/relationships/oleObject" Target="embeddings/oleObject102.bin" /><Relationship Id="rId216" Type="http://schemas.openxmlformats.org/officeDocument/2006/relationships/image" Target="media/image106.wmf" /><Relationship Id="rId217" Type="http://schemas.openxmlformats.org/officeDocument/2006/relationships/oleObject" Target="embeddings/oleObject103.bin" /><Relationship Id="rId218" Type="http://schemas.openxmlformats.org/officeDocument/2006/relationships/image" Target="media/image107.png" /><Relationship Id="rId219" Type="http://schemas.openxmlformats.org/officeDocument/2006/relationships/image" Target="media/image108.wmf" /><Relationship Id="rId22" Type="http://schemas.openxmlformats.org/officeDocument/2006/relationships/oleObject" Target="embeddings/oleObject7.bin" /><Relationship Id="rId220" Type="http://schemas.openxmlformats.org/officeDocument/2006/relationships/oleObject" Target="embeddings/oleObject104.bin" /><Relationship Id="rId221" Type="http://schemas.openxmlformats.org/officeDocument/2006/relationships/image" Target="media/image109.wmf" /><Relationship Id="rId222" Type="http://schemas.openxmlformats.org/officeDocument/2006/relationships/oleObject" Target="embeddings/oleObject105.bin" /><Relationship Id="rId223" Type="http://schemas.openxmlformats.org/officeDocument/2006/relationships/image" Target="media/image110.wmf" /><Relationship Id="rId224" Type="http://schemas.openxmlformats.org/officeDocument/2006/relationships/oleObject" Target="embeddings/oleObject106.bin" /><Relationship Id="rId225" Type="http://schemas.openxmlformats.org/officeDocument/2006/relationships/image" Target="media/image111.wmf" /><Relationship Id="rId226" Type="http://schemas.openxmlformats.org/officeDocument/2006/relationships/oleObject" Target="embeddings/oleObject107.bin" /><Relationship Id="rId227" Type="http://schemas.openxmlformats.org/officeDocument/2006/relationships/image" Target="media/image112.wmf" /><Relationship Id="rId228" Type="http://schemas.openxmlformats.org/officeDocument/2006/relationships/oleObject" Target="embeddings/oleObject108.bin" /><Relationship Id="rId229" Type="http://schemas.openxmlformats.org/officeDocument/2006/relationships/image" Target="media/image113.wmf" /><Relationship Id="rId23" Type="http://schemas.openxmlformats.org/officeDocument/2006/relationships/image" Target="media/image9.wmf" /><Relationship Id="rId230" Type="http://schemas.openxmlformats.org/officeDocument/2006/relationships/oleObject" Target="embeddings/oleObject109.bin" /><Relationship Id="rId231" Type="http://schemas.openxmlformats.org/officeDocument/2006/relationships/image" Target="media/image114.wmf" /><Relationship Id="rId232" Type="http://schemas.openxmlformats.org/officeDocument/2006/relationships/oleObject" Target="embeddings/oleObject110.bin" /><Relationship Id="rId233" Type="http://schemas.openxmlformats.org/officeDocument/2006/relationships/image" Target="media/image115.wmf" /><Relationship Id="rId234" Type="http://schemas.openxmlformats.org/officeDocument/2006/relationships/oleObject" Target="embeddings/oleObject111.bin" /><Relationship Id="rId235" Type="http://schemas.openxmlformats.org/officeDocument/2006/relationships/image" Target="media/image116.wmf" /><Relationship Id="rId236" Type="http://schemas.openxmlformats.org/officeDocument/2006/relationships/oleObject" Target="embeddings/oleObject112.bin" /><Relationship Id="rId237" Type="http://schemas.openxmlformats.org/officeDocument/2006/relationships/image" Target="media/image117.wmf" /><Relationship Id="rId238" Type="http://schemas.openxmlformats.org/officeDocument/2006/relationships/oleObject" Target="embeddings/oleObject113.bin" /><Relationship Id="rId239" Type="http://schemas.openxmlformats.org/officeDocument/2006/relationships/image" Target="media/image118.wmf" /><Relationship Id="rId24" Type="http://schemas.openxmlformats.org/officeDocument/2006/relationships/oleObject" Target="embeddings/oleObject8.bin" /><Relationship Id="rId240" Type="http://schemas.openxmlformats.org/officeDocument/2006/relationships/oleObject" Target="embeddings/oleObject114.bin" /><Relationship Id="rId241" Type="http://schemas.openxmlformats.org/officeDocument/2006/relationships/image" Target="media/image119.wmf" /><Relationship Id="rId242" Type="http://schemas.openxmlformats.org/officeDocument/2006/relationships/oleObject" Target="embeddings/oleObject115.bin" /><Relationship Id="rId243" Type="http://schemas.openxmlformats.org/officeDocument/2006/relationships/image" Target="media/image120.wmf" /><Relationship Id="rId244" Type="http://schemas.openxmlformats.org/officeDocument/2006/relationships/oleObject" Target="embeddings/oleObject116.bin" /><Relationship Id="rId245" Type="http://schemas.openxmlformats.org/officeDocument/2006/relationships/image" Target="media/image121.wmf" /><Relationship Id="rId246" Type="http://schemas.openxmlformats.org/officeDocument/2006/relationships/oleObject" Target="embeddings/oleObject117.bin" /><Relationship Id="rId247" Type="http://schemas.openxmlformats.org/officeDocument/2006/relationships/image" Target="media/image122.png" /><Relationship Id="rId248" Type="http://schemas.openxmlformats.org/officeDocument/2006/relationships/image" Target="media/image123.wmf" /><Relationship Id="rId249" Type="http://schemas.openxmlformats.org/officeDocument/2006/relationships/oleObject" Target="embeddings/oleObject118.bin" /><Relationship Id="rId25" Type="http://schemas.openxmlformats.org/officeDocument/2006/relationships/image" Target="media/image10.wmf" /><Relationship Id="rId250" Type="http://schemas.openxmlformats.org/officeDocument/2006/relationships/image" Target="media/image124.wmf" /><Relationship Id="rId251" Type="http://schemas.openxmlformats.org/officeDocument/2006/relationships/oleObject" Target="embeddings/oleObject119.bin" /><Relationship Id="rId252" Type="http://schemas.openxmlformats.org/officeDocument/2006/relationships/image" Target="media/image125.wmf" /><Relationship Id="rId253" Type="http://schemas.openxmlformats.org/officeDocument/2006/relationships/oleObject" Target="embeddings/oleObject120.bin" /><Relationship Id="rId254" Type="http://schemas.openxmlformats.org/officeDocument/2006/relationships/image" Target="media/image126.png" /><Relationship Id="rId255" Type="http://schemas.openxmlformats.org/officeDocument/2006/relationships/image" Target="media/image127.wmf" /><Relationship Id="rId256" Type="http://schemas.openxmlformats.org/officeDocument/2006/relationships/oleObject" Target="embeddings/oleObject121.bin" /><Relationship Id="rId257" Type="http://schemas.openxmlformats.org/officeDocument/2006/relationships/image" Target="media/image128.wmf" /><Relationship Id="rId258" Type="http://schemas.openxmlformats.org/officeDocument/2006/relationships/oleObject" Target="embeddings/oleObject122.bin" /><Relationship Id="rId259" Type="http://schemas.openxmlformats.org/officeDocument/2006/relationships/image" Target="media/image129.wmf" /><Relationship Id="rId26" Type="http://schemas.openxmlformats.org/officeDocument/2006/relationships/oleObject" Target="embeddings/oleObject9.bin" /><Relationship Id="rId260" Type="http://schemas.openxmlformats.org/officeDocument/2006/relationships/oleObject" Target="embeddings/oleObject123.bin" /><Relationship Id="rId261" Type="http://schemas.openxmlformats.org/officeDocument/2006/relationships/image" Target="media/image130.png" /><Relationship Id="rId262" Type="http://schemas.openxmlformats.org/officeDocument/2006/relationships/image" Target="media/image131.png" /><Relationship Id="rId263" Type="http://schemas.openxmlformats.org/officeDocument/2006/relationships/image" Target="media/image132.wmf" /><Relationship Id="rId264" Type="http://schemas.openxmlformats.org/officeDocument/2006/relationships/oleObject" Target="embeddings/oleObject124.bin" /><Relationship Id="rId265" Type="http://schemas.openxmlformats.org/officeDocument/2006/relationships/image" Target="media/image133.png" /><Relationship Id="rId266" Type="http://schemas.openxmlformats.org/officeDocument/2006/relationships/image" Target="media/image134.png" /><Relationship Id="rId267" Type="http://schemas.openxmlformats.org/officeDocument/2006/relationships/chart" Target="charts/chart1.xml" /><Relationship Id="rId268" Type="http://schemas.openxmlformats.org/officeDocument/2006/relationships/image" Target="media/image135.png" /><Relationship Id="rId269" Type="http://schemas.openxmlformats.org/officeDocument/2006/relationships/image" Target="media/image136.wmf" /><Relationship Id="rId27" Type="http://schemas.openxmlformats.org/officeDocument/2006/relationships/image" Target="media/image11.wmf" /><Relationship Id="rId270" Type="http://schemas.openxmlformats.org/officeDocument/2006/relationships/oleObject" Target="embeddings/oleObject125.bin" /><Relationship Id="rId271" Type="http://schemas.openxmlformats.org/officeDocument/2006/relationships/image" Target="media/image137.wmf" /><Relationship Id="rId272" Type="http://schemas.openxmlformats.org/officeDocument/2006/relationships/oleObject" Target="embeddings/oleObject126.bin" /><Relationship Id="rId273" Type="http://schemas.openxmlformats.org/officeDocument/2006/relationships/image" Target="media/image138.wmf" /><Relationship Id="rId274" Type="http://schemas.openxmlformats.org/officeDocument/2006/relationships/oleObject" Target="embeddings/oleObject127.bin" /><Relationship Id="rId275" Type="http://schemas.openxmlformats.org/officeDocument/2006/relationships/image" Target="media/image139.png" /><Relationship Id="rId276" Type="http://schemas.openxmlformats.org/officeDocument/2006/relationships/image" Target="media/image140.wmf" /><Relationship Id="rId277" Type="http://schemas.openxmlformats.org/officeDocument/2006/relationships/oleObject" Target="embeddings/oleObject128.bin" /><Relationship Id="rId278" Type="http://schemas.openxmlformats.org/officeDocument/2006/relationships/image" Target="media/image141.wmf" /><Relationship Id="rId279" Type="http://schemas.openxmlformats.org/officeDocument/2006/relationships/oleObject" Target="embeddings/oleObject129.bin" /><Relationship Id="rId28" Type="http://schemas.openxmlformats.org/officeDocument/2006/relationships/oleObject" Target="embeddings/oleObject10.bin" /><Relationship Id="rId280" Type="http://schemas.openxmlformats.org/officeDocument/2006/relationships/image" Target="media/image142.wmf" /><Relationship Id="rId281" Type="http://schemas.openxmlformats.org/officeDocument/2006/relationships/oleObject" Target="embeddings/oleObject130.bin" /><Relationship Id="rId282" Type="http://schemas.openxmlformats.org/officeDocument/2006/relationships/image" Target="media/image143.wmf" /><Relationship Id="rId283" Type="http://schemas.openxmlformats.org/officeDocument/2006/relationships/oleObject" Target="embeddings/oleObject131.bin" /><Relationship Id="rId284" Type="http://schemas.openxmlformats.org/officeDocument/2006/relationships/image" Target="media/image144.wmf" /><Relationship Id="rId285" Type="http://schemas.openxmlformats.org/officeDocument/2006/relationships/oleObject" Target="embeddings/oleObject132.bin" /><Relationship Id="rId286" Type="http://schemas.openxmlformats.org/officeDocument/2006/relationships/image" Target="media/image145.wmf" /><Relationship Id="rId287" Type="http://schemas.openxmlformats.org/officeDocument/2006/relationships/oleObject" Target="embeddings/oleObject133.bin" /><Relationship Id="rId288" Type="http://schemas.openxmlformats.org/officeDocument/2006/relationships/chart" Target="charts/chart2.xml" /><Relationship Id="rId289" Type="http://schemas.microsoft.com/office/2014/relationships/chartEx" Target="charts/chartEx1.xml" /><Relationship Id="rId29" Type="http://schemas.openxmlformats.org/officeDocument/2006/relationships/image" Target="media/image12.wmf" /><Relationship Id="rId290" Type="http://schemas.openxmlformats.org/officeDocument/2006/relationships/image" Target="media/image146.png" /><Relationship Id="rId291" Type="http://schemas.openxmlformats.org/officeDocument/2006/relationships/hyperlink" Target="https://github.com/Lydia-Yahuhe/cdr_maddpg.git" TargetMode="External" /><Relationship Id="rId292" Type="http://schemas.openxmlformats.org/officeDocument/2006/relationships/hyperlink" Target="http://106.14.36.245:8444/manager/index.html" TargetMode="External" /><Relationship Id="rId293" Type="http://schemas.openxmlformats.org/officeDocument/2006/relationships/header" Target="header1.xml" /><Relationship Id="rId294" Type="http://schemas.openxmlformats.org/officeDocument/2006/relationships/header" Target="header2.xml" /><Relationship Id="rId295" Type="http://schemas.openxmlformats.org/officeDocument/2006/relationships/footer" Target="footer1.xml" /><Relationship Id="rId296" Type="http://schemas.openxmlformats.org/officeDocument/2006/relationships/footer" Target="footer2.xml" /><Relationship Id="rId297" Type="http://schemas.openxmlformats.org/officeDocument/2006/relationships/header" Target="header3.xml" /><Relationship Id="rId298" Type="http://schemas.openxmlformats.org/officeDocument/2006/relationships/footer" Target="footer3.xml" /><Relationship Id="rId29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oleObject" Target="embeddings/oleObject11.bin" /><Relationship Id="rId300" Type="http://schemas.openxmlformats.org/officeDocument/2006/relationships/numbering" Target="numbering.xml" /><Relationship Id="rId301" Type="http://schemas.openxmlformats.org/officeDocument/2006/relationships/styles" Target="styles.xml" /><Relationship Id="rId31" Type="http://schemas.openxmlformats.org/officeDocument/2006/relationships/image" Target="media/image13.wmf" /><Relationship Id="rId32" Type="http://schemas.openxmlformats.org/officeDocument/2006/relationships/oleObject" Target="embeddings/oleObject12.bin" /><Relationship Id="rId33" Type="http://schemas.openxmlformats.org/officeDocument/2006/relationships/image" Target="media/image14.wmf" /><Relationship Id="rId34" Type="http://schemas.openxmlformats.org/officeDocument/2006/relationships/oleObject" Target="embeddings/oleObject13.bin" /><Relationship Id="rId35" Type="http://schemas.openxmlformats.org/officeDocument/2006/relationships/image" Target="media/image15.wmf" /><Relationship Id="rId36" Type="http://schemas.openxmlformats.org/officeDocument/2006/relationships/oleObject" Target="embeddings/oleObject14.bin" /><Relationship Id="rId37" Type="http://schemas.openxmlformats.org/officeDocument/2006/relationships/image" Target="media/image16.wmf" /><Relationship Id="rId38" Type="http://schemas.openxmlformats.org/officeDocument/2006/relationships/oleObject" Target="embeddings/oleObject15.bin" /><Relationship Id="rId39" Type="http://schemas.openxmlformats.org/officeDocument/2006/relationships/image" Target="media/image17.wmf" /><Relationship Id="rId4" Type="http://schemas.openxmlformats.org/officeDocument/2006/relationships/customXml" Target="../customXml/item1.xml" /><Relationship Id="rId40" Type="http://schemas.openxmlformats.org/officeDocument/2006/relationships/oleObject" Target="embeddings/oleObject16.bin" /><Relationship Id="rId41" Type="http://schemas.openxmlformats.org/officeDocument/2006/relationships/image" Target="media/image18.wmf" /><Relationship Id="rId42" Type="http://schemas.openxmlformats.org/officeDocument/2006/relationships/oleObject" Target="embeddings/oleObject17.bin" /><Relationship Id="rId43" Type="http://schemas.openxmlformats.org/officeDocument/2006/relationships/image" Target="media/image19.wmf" /><Relationship Id="rId44" Type="http://schemas.openxmlformats.org/officeDocument/2006/relationships/oleObject" Target="embeddings/oleObject18.bin" /><Relationship Id="rId45" Type="http://schemas.openxmlformats.org/officeDocument/2006/relationships/image" Target="media/image20.wmf" /><Relationship Id="rId46" Type="http://schemas.openxmlformats.org/officeDocument/2006/relationships/oleObject" Target="embeddings/oleObject19.bin" /><Relationship Id="rId47" Type="http://schemas.openxmlformats.org/officeDocument/2006/relationships/image" Target="media/image21.wmf" /><Relationship Id="rId48" Type="http://schemas.openxmlformats.org/officeDocument/2006/relationships/oleObject" Target="embeddings/oleObject20.bin" /><Relationship Id="rId49" Type="http://schemas.openxmlformats.org/officeDocument/2006/relationships/image" Target="media/image22.wmf" /><Relationship Id="rId5" Type="http://schemas.microsoft.com/office/2011/relationships/commentsExtended" Target="commentsExtended.xml" /><Relationship Id="rId50" Type="http://schemas.openxmlformats.org/officeDocument/2006/relationships/oleObject" Target="embeddings/oleObject21.bin" /><Relationship Id="rId51" Type="http://schemas.openxmlformats.org/officeDocument/2006/relationships/image" Target="media/image23.wmf" /><Relationship Id="rId52" Type="http://schemas.openxmlformats.org/officeDocument/2006/relationships/oleObject" Target="embeddings/oleObject22.bin" /><Relationship Id="rId53" Type="http://schemas.openxmlformats.org/officeDocument/2006/relationships/oleObject" Target="embeddings/oleObject23.bin" /><Relationship Id="rId54" Type="http://schemas.openxmlformats.org/officeDocument/2006/relationships/image" Target="media/image24.wmf" /><Relationship Id="rId55" Type="http://schemas.openxmlformats.org/officeDocument/2006/relationships/oleObject" Target="embeddings/oleObject24.bin" /><Relationship Id="rId56" Type="http://schemas.openxmlformats.org/officeDocument/2006/relationships/image" Target="media/image25.wmf" /><Relationship Id="rId57" Type="http://schemas.openxmlformats.org/officeDocument/2006/relationships/oleObject" Target="embeddings/oleObject25.bin" /><Relationship Id="rId58" Type="http://schemas.openxmlformats.org/officeDocument/2006/relationships/image" Target="media/image26.wmf" /><Relationship Id="rId59" Type="http://schemas.openxmlformats.org/officeDocument/2006/relationships/oleObject" Target="embeddings/oleObject26.bin" /><Relationship Id="rId6" Type="http://schemas.openxmlformats.org/officeDocument/2006/relationships/comments" Target="comments.xml" /><Relationship Id="rId60" Type="http://schemas.openxmlformats.org/officeDocument/2006/relationships/image" Target="media/image27.wmf" /><Relationship Id="rId61" Type="http://schemas.openxmlformats.org/officeDocument/2006/relationships/oleObject" Target="embeddings/oleObject27.bin" /><Relationship Id="rId62" Type="http://schemas.openxmlformats.org/officeDocument/2006/relationships/image" Target="media/image28.wmf" /><Relationship Id="rId63" Type="http://schemas.openxmlformats.org/officeDocument/2006/relationships/oleObject" Target="embeddings/oleObject28.bin" /><Relationship Id="rId64" Type="http://schemas.openxmlformats.org/officeDocument/2006/relationships/image" Target="media/image29.wmf" /><Relationship Id="rId65" Type="http://schemas.openxmlformats.org/officeDocument/2006/relationships/oleObject" Target="embeddings/oleObject29.bin" /><Relationship Id="rId66" Type="http://schemas.openxmlformats.org/officeDocument/2006/relationships/image" Target="media/image30.wmf" /><Relationship Id="rId67" Type="http://schemas.openxmlformats.org/officeDocument/2006/relationships/oleObject" Target="embeddings/oleObject30.bin" /><Relationship Id="rId68" Type="http://schemas.openxmlformats.org/officeDocument/2006/relationships/image" Target="media/image31.wmf" /><Relationship Id="rId69" Type="http://schemas.openxmlformats.org/officeDocument/2006/relationships/oleObject" Target="embeddings/oleObject31.bin" /><Relationship Id="rId7" Type="http://schemas.openxmlformats.org/officeDocument/2006/relationships/image" Target="media/image1.emf" /><Relationship Id="rId70" Type="http://schemas.openxmlformats.org/officeDocument/2006/relationships/image" Target="media/image32.wmf" /><Relationship Id="rId71" Type="http://schemas.openxmlformats.org/officeDocument/2006/relationships/oleObject" Target="embeddings/oleObject32.bin" /><Relationship Id="rId72" Type="http://schemas.openxmlformats.org/officeDocument/2006/relationships/image" Target="media/image33.emf" /><Relationship Id="rId73" Type="http://schemas.openxmlformats.org/officeDocument/2006/relationships/package" Target="embeddings/ooxmlPackage2.vsdx" /><Relationship Id="rId74" Type="http://schemas.openxmlformats.org/officeDocument/2006/relationships/image" Target="media/image34.wmf" /><Relationship Id="rId75" Type="http://schemas.openxmlformats.org/officeDocument/2006/relationships/oleObject" Target="embeddings/oleObject33.bin" /><Relationship Id="rId76" Type="http://schemas.openxmlformats.org/officeDocument/2006/relationships/image" Target="media/image35.wmf" /><Relationship Id="rId77" Type="http://schemas.openxmlformats.org/officeDocument/2006/relationships/oleObject" Target="embeddings/oleObject34.bin" /><Relationship Id="rId78" Type="http://schemas.openxmlformats.org/officeDocument/2006/relationships/image" Target="media/image36.wmf" /><Relationship Id="rId79" Type="http://schemas.openxmlformats.org/officeDocument/2006/relationships/oleObject" Target="embeddings/oleObject35.bin" /><Relationship Id="rId8" Type="http://schemas.openxmlformats.org/officeDocument/2006/relationships/package" Target="embeddings/ooxmlPackage1.vsdx" /><Relationship Id="rId80" Type="http://schemas.openxmlformats.org/officeDocument/2006/relationships/image" Target="media/image37.wmf" /><Relationship Id="rId81" Type="http://schemas.openxmlformats.org/officeDocument/2006/relationships/oleObject" Target="embeddings/oleObject36.bin" /><Relationship Id="rId82" Type="http://schemas.openxmlformats.org/officeDocument/2006/relationships/image" Target="media/image38.wmf" /><Relationship Id="rId83" Type="http://schemas.openxmlformats.org/officeDocument/2006/relationships/oleObject" Target="embeddings/oleObject37.bin" /><Relationship Id="rId84" Type="http://schemas.openxmlformats.org/officeDocument/2006/relationships/image" Target="media/image39.wmf" /><Relationship Id="rId85" Type="http://schemas.openxmlformats.org/officeDocument/2006/relationships/oleObject" Target="embeddings/oleObject38.bin" /><Relationship Id="rId86" Type="http://schemas.openxmlformats.org/officeDocument/2006/relationships/image" Target="media/image40.wmf" /><Relationship Id="rId87" Type="http://schemas.openxmlformats.org/officeDocument/2006/relationships/oleObject" Target="embeddings/oleObject39.bin" /><Relationship Id="rId88" Type="http://schemas.openxmlformats.org/officeDocument/2006/relationships/image" Target="media/image41.wmf" /><Relationship Id="rId89" Type="http://schemas.openxmlformats.org/officeDocument/2006/relationships/oleObject" Target="embeddings/oleObject40.bin" /><Relationship Id="rId9" Type="http://schemas.openxmlformats.org/officeDocument/2006/relationships/image" Target="media/image2.wmf" /><Relationship Id="rId90" Type="http://schemas.openxmlformats.org/officeDocument/2006/relationships/image" Target="media/image42.wmf" /><Relationship Id="rId91" Type="http://schemas.openxmlformats.org/officeDocument/2006/relationships/oleObject" Target="embeddings/oleObject41.bin" /><Relationship Id="rId92" Type="http://schemas.openxmlformats.org/officeDocument/2006/relationships/image" Target="media/image43.wmf" /><Relationship Id="rId93" Type="http://schemas.openxmlformats.org/officeDocument/2006/relationships/oleObject" Target="embeddings/oleObject42.bin" /><Relationship Id="rId94" Type="http://schemas.openxmlformats.org/officeDocument/2006/relationships/oleObject" Target="embeddings/oleObject43.bin" /><Relationship Id="rId95" Type="http://schemas.openxmlformats.org/officeDocument/2006/relationships/image" Target="media/image44.wmf" /><Relationship Id="rId96" Type="http://schemas.openxmlformats.org/officeDocument/2006/relationships/oleObject" Target="embeddings/oleObject44.bin" /><Relationship Id="rId97" Type="http://schemas.openxmlformats.org/officeDocument/2006/relationships/image" Target="media/image45.wmf" /><Relationship Id="rId98" Type="http://schemas.openxmlformats.org/officeDocument/2006/relationships/oleObject" Target="embeddings/oleObject45.bin" /><Relationship Id="rId99" Type="http://schemas.openxmlformats.org/officeDocument/2006/relationships/image" Target="media/image46.wmf" /></Relationships>
</file>

<file path=word/_rels/numbering.xml.rels>&#65279;<?xml version="1.0" encoding="utf-8" standalone="yes"?><Relationships xmlns="http://schemas.openxmlformats.org/package/2006/relationships"><Relationship Id="rId1" Type="http://schemas.openxmlformats.org/officeDocument/2006/relationships/image" Target="media/image147.png" /></Relationships>
</file>

<file path=word/charts/_rels/chart1.xml.rels>&#65279;<?xml version="1.0" encoding="utf-8" standalone="yes"?><Relationships xmlns="http://schemas.openxmlformats.org/package/2006/relationships"><Relationship Id="rId1" Type="http://schemas.openxmlformats.org/officeDocument/2006/relationships/oleObject" Target="file:///C:\Users\Lydia\Desktop\MADDPG%20Paper\&#25554;&#22270;\&#35757;&#32451;&#38598;&#33322;&#31354;&#22120;&#25968;&#37327;&#32479;&#35745;.xlsx" TargetMode="External" /><Relationship Id="rId2" Type="http://schemas.openxmlformats.org/officeDocument/2006/relationships/themeOverride" Target="../theme/themeOverride1.xml" /><Relationship Id="rId3" Type="http://schemas.microsoft.com/office/2011/relationships/chartColorStyle" Target="chart/colors1.xml" /><Relationship Id="rId4"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C:\Users\lydia\Desktop\validate.xlsx" TargetMode="External" /><Relationship Id="rId2" Type="http://schemas.openxmlformats.org/officeDocument/2006/relationships/themeOverride" Target="../theme/themeOverride2.xml" /><Relationship Id="rId3" Type="http://schemas.microsoft.com/office/2011/relationships/chartColorStyle" Target="chart/colors2.xml" /><Relationship Id="rId4" Type="http://schemas.microsoft.com/office/2011/relationships/chartStyle" Target="chart/style2.xml" /></Relationships>
</file>

<file path=word/charts/_rels/chartEx1.xml.rels>&#65279;<?xml version="1.0" encoding="utf-8" standalone="yes"?><Relationships xmlns="http://schemas.openxmlformats.org/package/2006/relationships"><Relationship Id="rId1" Type="http://schemas.openxmlformats.org/officeDocument/2006/relationships/oleObject" Target="file:///C:\Users\lydia\Desktop\validate.xlsx" TargetMode="External" /><Relationship Id="rId2" Type="http://schemas.microsoft.com/office/2011/relationships/chartColorStyle" Target="chart/colors3.xml" /><Relationship Id="rId3" Type="http://schemas.microsoft.com/office/2011/relationships/chartStyle" Target="chart/style3.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511598212385616"/>
          <c:y val="0.07485758724603869"/>
          <c:w val="0.8729280698020857"/>
          <c:h val="0.7502179449790998"/>
        </c:manualLayout>
      </c:layout>
      <c:barChart>
        <c:barDir val="col"/>
        <c:grouping val="clustered"/>
        <c:varyColors val="0"/>
        <c:ser>
          <c:idx val="0"/>
          <c:order val="0"/>
          <c:spPr>
            <a:solidFill>
              <a:schemeClr val="tx2"/>
            </a:solidFill>
            <a:ln>
              <a:noFill/>
            </a:ln>
            <a:effectLst/>
          </c:spPr>
          <c:invertIfNegative val="0"/>
          <c:cat>
            <c:numRef>
              <c:f>num_index!$A$1:$A$83</c:f>
              <c:numCache>
                <c:formatCode>General</c:formatCode>
                <c:ptCount val="83"/>
                <c:pt idx="0">
                  <c:v>10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pt idx="71">
                  <c:v>91</c:v>
                </c:pt>
                <c:pt idx="72">
                  <c:v>92</c:v>
                </c:pt>
                <c:pt idx="73">
                  <c:v>93</c:v>
                </c:pt>
                <c:pt idx="74">
                  <c:v>94</c:v>
                </c:pt>
                <c:pt idx="75">
                  <c:v>95</c:v>
                </c:pt>
                <c:pt idx="76">
                  <c:v>96</c:v>
                </c:pt>
                <c:pt idx="77">
                  <c:v>97</c:v>
                </c:pt>
                <c:pt idx="78">
                  <c:v>98</c:v>
                </c:pt>
                <c:pt idx="79">
                  <c:v>99</c:v>
                </c:pt>
                <c:pt idx="80">
                  <c:v>100</c:v>
                </c:pt>
                <c:pt idx="81">
                  <c:v>101</c:v>
                </c:pt>
                <c:pt idx="82">
                  <c:v>102</c:v>
                </c:pt>
              </c:numCache>
            </c:numRef>
          </c:cat>
          <c:val>
            <c:numRef>
              <c:f>num_index!$B$1:$B$83</c:f>
              <c:numCache>
                <c:formatCode>General</c:formatCode>
                <c:ptCount val="83"/>
                <c:pt idx="0">
                  <c:v>1</c:v>
                </c:pt>
                <c:pt idx="1">
                  <c:v>1</c:v>
                </c:pt>
                <c:pt idx="2">
                  <c:v>3</c:v>
                </c:pt>
                <c:pt idx="3">
                  <c:v>1</c:v>
                </c:pt>
                <c:pt idx="4">
                  <c:v>3</c:v>
                </c:pt>
                <c:pt idx="5">
                  <c:v>2</c:v>
                </c:pt>
                <c:pt idx="6">
                  <c:v>2</c:v>
                </c:pt>
                <c:pt idx="7">
                  <c:v>6</c:v>
                </c:pt>
                <c:pt idx="8">
                  <c:v>10</c:v>
                </c:pt>
                <c:pt idx="9">
                  <c:v>7</c:v>
                </c:pt>
                <c:pt idx="10">
                  <c:v>11</c:v>
                </c:pt>
                <c:pt idx="11">
                  <c:v>6</c:v>
                </c:pt>
                <c:pt idx="12">
                  <c:v>20</c:v>
                </c:pt>
                <c:pt idx="13">
                  <c:v>22</c:v>
                </c:pt>
                <c:pt idx="14">
                  <c:v>26</c:v>
                </c:pt>
                <c:pt idx="15">
                  <c:v>37</c:v>
                </c:pt>
                <c:pt idx="16">
                  <c:v>33</c:v>
                </c:pt>
                <c:pt idx="17">
                  <c:v>26</c:v>
                </c:pt>
                <c:pt idx="18">
                  <c:v>34</c:v>
                </c:pt>
                <c:pt idx="19">
                  <c:v>32</c:v>
                </c:pt>
                <c:pt idx="20">
                  <c:v>34</c:v>
                </c:pt>
                <c:pt idx="21">
                  <c:v>38</c:v>
                </c:pt>
                <c:pt idx="22">
                  <c:v>42</c:v>
                </c:pt>
                <c:pt idx="23">
                  <c:v>39</c:v>
                </c:pt>
                <c:pt idx="24">
                  <c:v>69</c:v>
                </c:pt>
                <c:pt idx="25">
                  <c:v>39</c:v>
                </c:pt>
                <c:pt idx="26">
                  <c:v>85</c:v>
                </c:pt>
                <c:pt idx="27">
                  <c:v>61</c:v>
                </c:pt>
                <c:pt idx="28">
                  <c:v>76</c:v>
                </c:pt>
                <c:pt idx="29">
                  <c:v>78</c:v>
                </c:pt>
                <c:pt idx="30">
                  <c:v>88</c:v>
                </c:pt>
                <c:pt idx="31">
                  <c:v>108</c:v>
                </c:pt>
                <c:pt idx="32">
                  <c:v>128</c:v>
                </c:pt>
                <c:pt idx="33">
                  <c:v>140</c:v>
                </c:pt>
                <c:pt idx="34">
                  <c:v>164</c:v>
                </c:pt>
                <c:pt idx="35">
                  <c:v>177</c:v>
                </c:pt>
                <c:pt idx="36">
                  <c:v>222</c:v>
                </c:pt>
                <c:pt idx="37">
                  <c:v>248</c:v>
                </c:pt>
                <c:pt idx="38">
                  <c:v>250</c:v>
                </c:pt>
                <c:pt idx="39">
                  <c:v>270</c:v>
                </c:pt>
                <c:pt idx="40">
                  <c:v>294</c:v>
                </c:pt>
                <c:pt idx="41">
                  <c:v>350</c:v>
                </c:pt>
                <c:pt idx="42">
                  <c:v>404</c:v>
                </c:pt>
                <c:pt idx="43">
                  <c:v>410</c:v>
                </c:pt>
                <c:pt idx="44">
                  <c:v>469</c:v>
                </c:pt>
                <c:pt idx="45">
                  <c:v>504</c:v>
                </c:pt>
                <c:pt idx="46">
                  <c:v>555</c:v>
                </c:pt>
                <c:pt idx="47">
                  <c:v>569</c:v>
                </c:pt>
                <c:pt idx="48">
                  <c:v>568</c:v>
                </c:pt>
                <c:pt idx="49">
                  <c:v>585</c:v>
                </c:pt>
                <c:pt idx="50">
                  <c:v>602</c:v>
                </c:pt>
                <c:pt idx="51">
                  <c:v>583</c:v>
                </c:pt>
                <c:pt idx="52">
                  <c:v>611</c:v>
                </c:pt>
                <c:pt idx="53">
                  <c:v>582</c:v>
                </c:pt>
                <c:pt idx="54">
                  <c:v>569</c:v>
                </c:pt>
                <c:pt idx="55">
                  <c:v>533</c:v>
                </c:pt>
                <c:pt idx="56">
                  <c:v>459</c:v>
                </c:pt>
                <c:pt idx="57">
                  <c:v>462</c:v>
                </c:pt>
                <c:pt idx="58">
                  <c:v>452</c:v>
                </c:pt>
                <c:pt idx="59">
                  <c:v>394</c:v>
                </c:pt>
                <c:pt idx="60">
                  <c:v>366</c:v>
                </c:pt>
                <c:pt idx="61">
                  <c:v>305</c:v>
                </c:pt>
                <c:pt idx="62">
                  <c:v>262</c:v>
                </c:pt>
                <c:pt idx="63">
                  <c:v>269</c:v>
                </c:pt>
                <c:pt idx="64">
                  <c:v>250</c:v>
                </c:pt>
                <c:pt idx="65">
                  <c:v>177</c:v>
                </c:pt>
                <c:pt idx="66">
                  <c:v>140</c:v>
                </c:pt>
                <c:pt idx="67">
                  <c:v>140</c:v>
                </c:pt>
                <c:pt idx="68">
                  <c:v>104</c:v>
                </c:pt>
                <c:pt idx="69">
                  <c:v>86</c:v>
                </c:pt>
                <c:pt idx="70">
                  <c:v>88</c:v>
                </c:pt>
                <c:pt idx="71">
                  <c:v>51</c:v>
                </c:pt>
                <c:pt idx="72">
                  <c:v>46</c:v>
                </c:pt>
                <c:pt idx="73">
                  <c:v>25</c:v>
                </c:pt>
                <c:pt idx="74">
                  <c:v>33</c:v>
                </c:pt>
                <c:pt idx="75">
                  <c:v>19</c:v>
                </c:pt>
                <c:pt idx="76">
                  <c:v>10</c:v>
                </c:pt>
                <c:pt idx="77">
                  <c:v>6</c:v>
                </c:pt>
                <c:pt idx="78">
                  <c:v>11</c:v>
                </c:pt>
                <c:pt idx="79">
                  <c:v>1</c:v>
                </c:pt>
                <c:pt idx="80">
                  <c:v>6</c:v>
                </c:pt>
                <c:pt idx="81">
                  <c:v>2</c:v>
                </c:pt>
                <c:pt idx="82">
                  <c:v>1</c:v>
                </c:pt>
              </c:numCache>
            </c:numRef>
          </c:val>
          <c:extLst>
            <c:ext xmlns:c="http://schemas.openxmlformats.org/drawingml/2006/chart" xmlns:c16="http://schemas.microsoft.com/office/drawing/2014/chart" uri="{C3380CC4-5D6E-409C-BE32-E72D297353CC}">
              <c16:uniqueId val="{00000000-3AFD-4655-83FF-6C0226A432AC}"/>
            </c:ext>
          </c:extLst>
        </c:ser>
        <c:dLbls>
          <c:showLegendKey val="0"/>
          <c:showVal val="0"/>
          <c:showCatName val="0"/>
          <c:showSerName val="0"/>
          <c:showPercent val="0"/>
          <c:showBubbleSize val="0"/>
        </c:dLbls>
        <c:gapWidth val="100"/>
        <c:overlap val="-50"/>
        <c:axId val="1324856304"/>
        <c:axId val="1248011472"/>
      </c:barChart>
      <c:catAx>
        <c:axId val="1324856304"/>
        <c:scaling>
          <c:orientation val="minMax"/>
        </c:scaling>
        <c:delete val="0"/>
        <c:axPos val="b"/>
        <c:title>
          <c:tx>
            <c:rich>
              <a:bodyPr rot="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en-US" altLang="zh-CN" sz="800" i="1">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The number</a:t>
                </a:r>
                <a:r>
                  <a:rPr lang="en-US" altLang="zh-CN" sz="800" i="1" baseline="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 of aircraft </a:t>
                </a:r>
                <a:endParaRPr lang="zh-CN" altLang="en-US" sz="800" i="1">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out"/>
        <c:minorTickMark val="none"/>
        <c:tickLblPos val="nextTo"/>
        <c:spPr>
          <a:noFill/>
          <a:ln w="3175">
            <a:solidFill>
              <a:sysClr val="windowText" lastClr="000000"/>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248011472"/>
        <c:crosses val="autoZero"/>
        <c:auto val="1"/>
        <c:lblAlgn val="ctr"/>
        <c:lblOffset val="100"/>
        <c:noMultiLvlLbl val="0"/>
      </c:catAx>
      <c:valAx>
        <c:axId val="1248011472"/>
        <c:scaling>
          <c:orientation val="minMax"/>
        </c:scaling>
        <c:delete val="0"/>
        <c:axPos val="l"/>
        <c:majorGridlines>
          <c:spPr>
            <a:ln w="9525">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宋体" panose="02010600030101010101" pitchFamily="2" charset="-122"/>
                    <a:ea typeface="宋体" panose="02010600030101010101" pitchFamily="2" charset="-122"/>
                    <a:cs typeface="+mn-cs"/>
                  </a:defRPr>
                </a:pPr>
                <a:r>
                  <a:rPr lang="en-US" altLang="zh-CN" sz="800" i="1">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The number</a:t>
                </a:r>
                <a:r>
                  <a:rPr lang="en-US" altLang="zh-CN" sz="800" i="1" baseline="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 of scenarios</a:t>
                </a:r>
                <a:endParaRPr lang="zh-CN" altLang="en-US" sz="800" i="1">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endParaRPr>
              </a:p>
            </c:rich>
          </c:tx>
          <c:layout>
            <c:manualLayout>
              <c:xMode val="edge"/>
              <c:yMode val="edge"/>
              <c:x val="0.005908916790806555"/>
              <c:y val="0.22280587148828618"/>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宋体" panose="02010600030101010101" pitchFamily="2" charset="-122"/>
                  <a:ea typeface="宋体" panose="02010600030101010101" pitchFamily="2" charset="-122"/>
                  <a:cs typeface="+mn-cs"/>
                </a:defRPr>
              </a:pPr>
              <a:endParaRPr lang="zh-CN"/>
            </a:p>
          </c:txPr>
        </c:title>
        <c:numFmt formatCode="General" sourceLinked="1"/>
        <c:majorTickMark val="out"/>
        <c:minorTickMark val="none"/>
        <c:tickLblPos val="nextTo"/>
        <c:spPr>
          <a:noFill/>
          <a:ln w="3175">
            <a:solidFill>
              <a:sysClr val="windowText" lastClr="000000"/>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324856304"/>
        <c:crosses val="autoZero"/>
        <c:crossBetween val="between"/>
      </c:valAx>
      <c:spPr>
        <a:noFill/>
        <a:ln>
          <a:noFill/>
        </a:ln>
        <a:effectLst/>
      </c:spPr>
    </c:plotArea>
    <c:plotVisOnly val="1"/>
    <c:dispBlanksAs val="gap"/>
    <c:showDLblsOverMax val="0"/>
  </c:chart>
  <c:spPr>
    <a:solidFill>
      <a:schemeClr val="bg1"/>
    </a:solidFill>
    <a:ln w="9525">
      <a:noFill/>
      <a:round/>
    </a:ln>
    <a:effectLst/>
  </c:spPr>
  <c:txPr>
    <a:bodyPr/>
    <a:lstStyle/>
    <a:p>
      <a:pPr>
        <a:defRPr>
          <a:latin typeface="宋体" panose="02010600030101010101" pitchFamily="2" charset="-122"/>
          <a:ea typeface="宋体" panose="02010600030101010101" pitchFamily="2" charset="-122"/>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278018372703412"/>
          <c:y val="0.06944444444444445"/>
          <c:w val="0.7561087051618548"/>
          <c:h val="0.761751603966171"/>
        </c:manualLayout>
      </c:layout>
      <c:lineChart>
        <c:grouping val="standard"/>
        <c:varyColors val="0"/>
        <c:ser>
          <c:idx val="0"/>
          <c:order val="0"/>
          <c:tx>
            <c:v>SR</c:v>
          </c:tx>
          <c:spPr>
            <a:ln w="9525" cap="rnd">
              <a:solidFill>
                <a:srgbClr val="7030A0"/>
              </a:solidFill>
              <a:round/>
            </a:ln>
            <a:effectLst/>
          </c:spPr>
          <c:marker>
            <c:symbol val="diamond"/>
            <c:size val="5"/>
            <c:spPr>
              <a:noFill/>
              <a:ln w="9525">
                <a:solidFill>
                  <a:srgbClr val="7030A0"/>
                </a:solidFill>
              </a:ln>
              <a:effectLst/>
            </c:spPr>
          </c:marker>
          <c:dLbls>
            <c:numFmt formatCode="0.00%" sourceLinked="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val>
            <c:numRef>
              <c:f>validate!$O$5001:$T$5001</c:f>
              <c:numCache>
                <c:formatCode>General</c:formatCode>
                <c:ptCount val="6"/>
                <c:pt idx="0">
                  <c:v>0.8724</c:v>
                </c:pt>
                <c:pt idx="1">
                  <c:v>0.9644</c:v>
                </c:pt>
                <c:pt idx="2">
                  <c:v>0.9826</c:v>
                </c:pt>
                <c:pt idx="3">
                  <c:v>0.9904</c:v>
                </c:pt>
                <c:pt idx="4">
                  <c:v>0.9926</c:v>
                </c:pt>
                <c:pt idx="5">
                  <c:v>0.9938</c:v>
                </c:pt>
              </c:numCache>
            </c:numRef>
          </c:val>
          <c:smooth val="0"/>
          <c:extLst>
            <c:ext xmlns:c="http://schemas.openxmlformats.org/drawingml/2006/chart" xmlns:c16="http://schemas.microsoft.com/office/drawing/2014/chart" uri="{C3380CC4-5D6E-409C-BE32-E72D297353CC}">
              <c16:uniqueId val="{00000000-F30A-432E-BAAE-E885596D9827}"/>
            </c:ext>
          </c:extLst>
        </c:ser>
        <c:dLbls>
          <c:dLblPos val="t"/>
          <c:showLegendKey val="0"/>
          <c:showVal val="1"/>
          <c:showCatName val="0"/>
          <c:showSerName val="0"/>
          <c:showPercent val="0"/>
          <c:showBubbleSize val="0"/>
        </c:dLbls>
        <c:marker val="1"/>
        <c:smooth val="0"/>
        <c:axId val="404016863"/>
        <c:axId val="617840959"/>
      </c:lineChart>
      <c:lineChart>
        <c:grouping val="standard"/>
        <c:varyColors val="0"/>
        <c:ser>
          <c:idx val="1"/>
          <c:order val="1"/>
          <c:tx>
            <c:v>Reward</c:v>
          </c:tx>
          <c:spPr>
            <a:ln w="9525" cap="rnd">
              <a:solidFill>
                <a:srgbClr val="4472C4"/>
              </a:solidFill>
              <a:round/>
            </a:ln>
            <a:effectLst/>
          </c:spPr>
          <c:marker>
            <c:symbol val="triangle"/>
            <c:size val="5"/>
            <c:spPr>
              <a:noFill/>
              <a:ln w="9525">
                <a:solidFill>
                  <a:srgbClr val="4472C4"/>
                </a:solidFill>
              </a:ln>
              <a:effectLst/>
            </c:spPr>
          </c:marker>
          <c:dLbls>
            <c:numFmt formatCode="#,##0.00_);[Red]\(#,##0.00\)"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val>
            <c:numRef>
              <c:f>validate!$U$5001:$Z$5001</c:f>
              <c:numCache>
                <c:formatCode>General</c:formatCode>
                <c:ptCount val="6"/>
                <c:pt idx="0">
                  <c:v>0.78166</c:v>
                </c:pt>
                <c:pt idx="1">
                  <c:v>1.978386666666666</c:v>
                </c:pt>
                <c:pt idx="2">
                  <c:v>2.4856366666666525</c:v>
                </c:pt>
                <c:pt idx="3">
                  <c:v>2.7608299999999852</c:v>
                </c:pt>
                <c:pt idx="4">
                  <c:v>2.9022333333333</c:v>
                </c:pt>
                <c:pt idx="5">
                  <c:v>3.0287233333333257</c:v>
                </c:pt>
              </c:numCache>
            </c:numRef>
          </c:val>
          <c:smooth val="0"/>
          <c:extLst>
            <c:ext xmlns:c="http://schemas.openxmlformats.org/drawingml/2006/chart" xmlns:c16="http://schemas.microsoft.com/office/drawing/2014/chart" uri="{C3380CC4-5D6E-409C-BE32-E72D297353CC}">
              <c16:uniqueId val="{00000001-F30A-432E-BAAE-E885596D9827}"/>
            </c:ext>
          </c:extLst>
        </c:ser>
        <c:dLbls>
          <c:showLegendKey val="0"/>
          <c:showVal val="0"/>
          <c:showCatName val="0"/>
          <c:showSerName val="0"/>
          <c:showPercent val="0"/>
          <c:showBubbleSize val="0"/>
        </c:dLbls>
        <c:marker val="1"/>
        <c:smooth val="0"/>
        <c:axId val="721799135"/>
        <c:axId val="721648383"/>
      </c:lineChart>
      <c:catAx>
        <c:axId val="404016863"/>
        <c:scaling>
          <c:orientation val="minMax"/>
        </c:scaling>
        <c:delete val="0"/>
        <c:axPos val="b"/>
        <c:title>
          <c:tx>
            <c:rich>
              <a:bodyPr rot="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i="1"/>
                  <a:t>The number of sub models</a:t>
                </a:r>
                <a:endParaRPr lang="zh-CN" sz="800" i="1"/>
              </a:p>
            </c:rich>
          </c:tx>
          <c:layout/>
          <c:overlay val="0"/>
          <c:spPr>
            <a:noFill/>
            <a:ln>
              <a:noFill/>
            </a:ln>
            <a:effectLst/>
          </c:spPr>
          <c:txPr>
            <a:bodyPr rot="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majorTickMark val="in"/>
        <c:minorTickMark val="none"/>
        <c:tickLblPos val="nextTo"/>
        <c:spPr>
          <a:noFill/>
          <a:ln w="3175">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7840959"/>
        <c:crosses val="autoZero"/>
        <c:auto val="1"/>
        <c:lblAlgn val="ctr"/>
        <c:lblOffset val="100"/>
        <c:noMultiLvlLbl val="0"/>
      </c:catAx>
      <c:valAx>
        <c:axId val="617840959"/>
        <c:scaling>
          <c:orientation val="minMax"/>
          <c:max val="1"/>
        </c:scaling>
        <c:delete val="0"/>
        <c:axPos val="l"/>
        <c:title>
          <c:tx>
            <c:rich>
              <a:bodyPr rot="-540000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i="1"/>
                  <a:t>SR</a:t>
                </a:r>
                <a:endParaRPr lang="zh-CN" sz="800" i="1"/>
              </a:p>
            </c:rich>
          </c:tx>
          <c:layout/>
          <c:overlay val="0"/>
          <c:spPr>
            <a:noFill/>
            <a:ln>
              <a:noFill/>
            </a:ln>
            <a:effectLst/>
          </c:spPr>
          <c:txPr>
            <a:bodyPr rot="-540000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 sourceLinked="0"/>
        <c:majorTickMark val="in"/>
        <c:minorTickMark val="none"/>
        <c:tickLblPos val="nextTo"/>
        <c:spPr>
          <a:noFill/>
          <a:ln w="3175">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04016863"/>
        <c:crosses val="autoZero"/>
        <c:crossBetween val="between"/>
      </c:valAx>
      <c:valAx>
        <c:axId val="721648383"/>
        <c:scaling>
          <c:orientation val="minMax"/>
          <c:max val="5"/>
        </c:scaling>
        <c:delete val="0"/>
        <c:axPos val="r"/>
        <c:title>
          <c:tx>
            <c:rich>
              <a:bodyPr rot="-540000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i="1"/>
                  <a:t>Reward</a:t>
                </a:r>
                <a:endParaRPr lang="zh-CN" sz="800" i="1"/>
              </a:p>
            </c:rich>
          </c:tx>
          <c:layout/>
          <c:overlay val="0"/>
          <c:spPr>
            <a:noFill/>
            <a:ln>
              <a:noFill/>
            </a:ln>
            <a:effectLst/>
          </c:spPr>
          <c:txPr>
            <a:bodyPr rot="-540000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3175">
            <a:solidFill>
              <a:sysClr val="windowText" lastClr="000000"/>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721799135"/>
        <c:crosses val="max"/>
        <c:crossBetween val="between"/>
      </c:valAx>
      <c:catAx>
        <c:axId val="721799135"/>
        <c:scaling>
          <c:orientation val="minMax"/>
        </c:scaling>
        <c:delete val="1"/>
        <c:axPos val="b"/>
        <c:majorTickMark val="out"/>
        <c:minorTickMark val="none"/>
        <c:tickLblPos val="nextTo"/>
        <c:crossAx val="721648383"/>
        <c:crosses val="autoZero"/>
        <c:auto val="1"/>
        <c:lblAlgn val="ctr"/>
        <c:lblOffset val="100"/>
        <c:noMultiLvlLbl val="0"/>
      </c:catAx>
      <c:spPr>
        <a:noFill/>
        <a:ln>
          <a:noFill/>
        </a:ln>
        <a:effectLst/>
      </c:spPr>
    </c:plotArea>
    <c:legend>
      <c:legendPos val="r"/>
      <c:layout>
        <c:manualLayout>
          <c:xMode val="edge"/>
          <c:yMode val="edge"/>
          <c:x val="0.7027777777777777"/>
          <c:y val="0.5793270632837562"/>
          <c:w val="0.15833333333333333"/>
          <c:h val="0.14690142898804315"/>
        </c:manualLayout>
      </c:layout>
      <c:overlay val="0"/>
      <c:spPr>
        <a:noFill/>
        <a:ln>
          <a:noFill/>
        </a:ln>
        <a:effectLst/>
      </c:spPr>
      <c:txPr>
        <a:bodyPr rot="0" spcFirstLastPara="1" vertOverflow="ellipsis" vert="horz" wrap="square" anchor="ctr" anchorCtr="1"/>
        <a:lstStyle/>
        <a:p>
          <a:pPr>
            <a:defRPr sz="8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ysClr val="window" lastClr="FFFFFF"/>
    </a:solidFill>
    <a:ln w="9525">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Ex1.xml><?xml version="1.0" encoding="utf-8"?>
<cx:chartSpace xmlns:cx="http://schemas.microsoft.com/office/drawing/2014/chartex" xmlns:a="http://schemas.openxmlformats.org/drawingml/2006/main" xmlns:r="http://schemas.openxmlformats.org/officeDocument/2006/relationships">
  <cx:chartData>
    <cx:externalData r:id="rId1" cx:autoUpdate="0"/>
    <cx:data id="0">
      <cx:numDim type="val">
        <cx:f>validate!$B$1:$B$5001</cx:f>
        <cx:lvl ptCount="5001" formatCode="G/通用格式">
          <cx:pt idx="0">2.41037416458129</cx:pt>
          <cx:pt idx="1">3.11327743530273</cx:pt>
          <cx:pt idx="2">2.15948176383972</cx:pt>
          <cx:pt idx="3">2.69312953948974</cx:pt>
          <cx:pt idx="4">2.43924856185913</cx:pt>
          <cx:pt idx="5">1.90261459350585</cx:pt>
          <cx:pt idx="6">1.93945097923278</cx:pt>
          <cx:pt idx="7">2.12961363792419</cx:pt>
          <cx:pt idx="8">2.09078478813171</cx:pt>
          <cx:pt idx="9">1.9056007862091</cx:pt>
          <cx:pt idx="10">6.62081813812255</cx:pt>
          <cx:pt idx="11">2.36258673667907</cx:pt>
          <cx:pt idx="12">2.65430068969726</cx:pt>
          <cx:pt idx="13">2.13359570503234</cx:pt>
          <cx:pt idx="14">2.13359642028808</cx:pt>
          <cx:pt idx="15">2.26700758934021</cx:pt>
          <cx:pt idx="16">2.08580660820007</cx:pt>
          <cx:pt idx="17">2.15649509429931</cx:pt>
          <cx:pt idx="18">2.26402068138122</cx:pt>
          <cx:pt idx="19">2.33670234680175</cx:pt>
          <cx:pt idx="20">2.20328712463378</cx:pt>
          <cx:pt idx="21">1.54419374465942</cx:pt>
          <cx:pt idx="22">2.05892539024353</cx:pt>
          <cx:pt idx="23">2.00715327262878</cx:pt>
          <cx:pt idx="24">1.42870283126831</cx:pt>
          <cx:pt idx="25">1.90062284469604</cx:pt>
          <cx:pt idx="26">5.91791605949401</cx:pt>
          <cx:pt idx="27">3.14513850212097</cx:pt>
          <cx:pt idx="28">2.1126868724823</cx:pt>
          <cx:pt idx="29">2.04896926879882</cx:pt>
          <cx:pt idx="30">2.47110819816589</cx:pt>
          <cx:pt idx="31">2.13857364654541</cx:pt>
          <cx:pt idx="32">2.66127038002014</cx:pt>
          <cx:pt idx="33">1.60592150688171</cx:pt>
          <cx:pt idx="34">2.19731497764587</cx:pt>
          <cx:pt idx="35">2.76481389999389</cx:pt>
          <cx:pt idx="36">2.13558745384216</cx:pt>
          <cx:pt idx="37">2.53084516525268</cx:pt>
          <cx:pt idx="38">2.39145898818969</cx:pt>
          <cx:pt idx="39">1.32715058326721</cx:pt>
          <cx:pt idx="40">6.95633912086486</cx:pt>
          <cx:pt idx="41">2.6692349910736</cx:pt>
          <cx:pt idx="42">1.78911519050598</cx:pt>
          <cx:pt idx="43">2.62044930458068</cx:pt>
          <cx:pt idx="44">2.3287353515625</cx:pt>
          <cx:pt idx="45">2.03702211380004</cx:pt>
          <cx:pt idx="46">1.55215811729431</cx:pt>
          <cx:pt idx="47">2.16346478462219</cx:pt>
          <cx:pt idx="48">2.1136839389801</cx:pt>
          <cx:pt idx="49">2.3655729293823198</cx:pt>
          <cx:pt idx="50">2.03005313873291</cx:pt>
          <cx:pt idx="51">2.09576177597045</cx:pt>
          <cx:pt idx="52">2.07385945320129</cx:pt>
          <cx:pt idx="53">2.09178042411804</cx:pt>
          <cx:pt idx="54">2.17441582679748</cx:pt>
          <cx:pt idx="55">6.10620403289794</cx:pt>
          <cx:pt idx="56">2.11854434013366</cx:pt>
          <cx:pt idx="57">3.34326410293579</cx:pt>
          <cx:pt idx="58">1.8239607810974099</cx:pt>
          <cx:pt idx="59">2.46115231513977</cx:pt>
          <cx:pt idx="60">2.50695037841796</cx:pt>
          <cx:pt idx="61">2.11766600608825</cx:pt>
          <cx:pt idx="62">2.58261680603027</cx:pt>
          <cx:pt idx="63">2.26103425025939</cx:pt>
          <cx:pt idx="64">2.54378771781921</cx:pt>
          <cx:pt idx="65">2.33172273635864</cx:pt>
          <cx:pt idx="66">1.72539591789245</cx:pt>
          <cx:pt idx="67">2.44323062896728</cx:pt>
          <cx:pt idx="68">3.54039525985717</cx:pt>
          <cx:pt idx="69">6.63475656509399</cx:pt>
          <cx:pt idx="70">2.49002575874328</cx:pt>
          <cx:pt idx="71">2.16445922851562</cx:pt>
          <cx:pt idx="72">2.28293752670288</cx:pt>
          <cx:pt idx="73">1.57804441452026</cx:pt>
          <cx:pt idx="74">2.2978720664978</cx:pt>
          <cx:pt idx="75">2.36159086227417</cx:pt>
          <cx:pt idx="76">3.38209319114685</cx:pt>
          <cx:pt idx="77">1.92750430107116</cx:pt>
          <cx:pt idx="78">1.90261387825012</cx:pt>
          <cx:pt idx="79">2.34466576576232</cx:pt>
          <cx:pt idx="80">2.48604202270507</cx:pt>
          <cx:pt idx="81">1.72141313552856</cx:pt>
          <cx:pt idx="82">1.8906672000885</cx:pt>
          <cx:pt idx="83">6.29624795913696</cx:pt>
          <cx:pt idx="84">2.47509098052978</cx:pt>
          <cx:pt idx="85">1.69353604316711</cx:pt>
          <cx:pt idx="86">2.54976105690002</cx:pt>
          <cx:pt idx="87">1.78513193130493</cx:pt>
          <cx:pt idx="88">1.97728466987609</cx:pt>
          <cx:pt idx="89">1.87871932983398</cx:pt>
          <cx:pt idx="90">1.81002211570739</cx:pt>
          <cx:pt idx="91">2.27298164367675</cx:pt>
          <cx:pt idx="92">1.67262816429138</cx:pt>
          <cx:pt idx="93">2.84944009780883</cx:pt>
          <cx:pt idx="94">2.41933631896972</cx:pt>
          <cx:pt idx="95">2.14653897285461</cx:pt>
          <cx:pt idx="96">2.67122602462768</cx:pt>
          <cx:pt idx="97">2.45020055770874</cx:pt>
          <cx:pt idx="98">6.32711243629455</cx:pt>
          <cx:pt idx="99">1.54718089103698</cx:pt>
          <cx:pt idx="100">1.47350549697875</cx:pt>
          <cx:pt idx="101">2.49699401855468</cx:pt>
          <cx:pt idx="102">2.53781461715698</cx:pt>
          <cx:pt idx="103">2.04100370407104</cx:pt>
          <cx:pt idx="104">3.64095306396484</cx:pt>
          <cx:pt idx="105">2.12563037872314</cx:pt>
          <cx:pt idx="106">2.22120952606201</cx:pt>
          <cx:pt idx="107">2.02208709716796</cx:pt>
          <cx:pt idx="108">1.87573289871215</cx:pt>
          <cx:pt idx="109">2.81658577919006</cx:pt>
          <cx:pt idx="110">2.14056539535522</cx:pt>
          <cx:pt idx="111">2.12961363792419</cx:pt>
          <cx:pt idx="112">2.1445472240448</cx:pt>
          <cx:pt idx="113">5.98661351203918</cx:pt>
          <cx:pt idx="114">1.89763569831848</cx:pt>
          <cx:pt idx="115">3.02566409111022</cx:pt>
          <cx:pt idx="116">2.34964346885681</cx:pt>
          <cx:pt idx="117">1.83391714096069</cx:pt>
          <cx:pt idx="118">2.37154674530029</cx:pt>
          <cx:pt idx="119">1.95737266540527</cx:pt>
          <cx:pt idx="120">2.48803400993347</cx:pt>
          <cx:pt idx="121">2.97488784790039</cx:pt>
          <cx:pt idx="122">2.48405170440673</cx:pt>
          <cx:pt idx="123">2.45020055770874</cx:pt>
          <cx:pt idx="124">2.24609971046447</cx:pt>
          <cx:pt idx="125">2.60949778556823</cx:pt>
          <cx:pt idx="126">2.94900369644165</cx:pt>
          <cx:pt idx="127">5.8213403224945</cx:pt>
          <cx:pt idx="128">1.62284708023071</cx:pt>
          <cx:pt idx="129">2.52984905242919</cx:pt>
          <cx:pt idx="130">2.09675884246826</cx:pt>
          <cx:pt idx="131">1.91655254364013</cx:pt>
          <cx:pt idx="132">2.09675788879394</cx:pt>
          <cx:pt idx="133">1.83690381050109</cx:pt>
          <cx:pt idx="134">2.08481097221374</cx:pt>
          <cx:pt idx="135">2.29687595367431</cx:pt>
          <cx:pt idx="136">2.43924927711486</cx:pt>
          <cx:pt idx="137">1.7502851486206</cx:pt>
          <cx:pt idx="138">2.30981969833374</cx:pt>
          <cx:pt idx="139">2.01810479164123</cx:pt>
          <cx:pt idx="140">1.96334624290466</cx:pt>
          <cx:pt idx="141">2.18835425376892</cx:pt>
          <cx:pt idx="142">6.48840188980102</cx:pt>
          <cx:pt idx="143">2.12363982200622</cx:pt>
          <cx:pt idx="144">1.46753144264221</cx:pt>
          <cx:pt idx="145">2.64534068107605</cx:pt>
          <cx:pt idx="146">1.68357896804809</cx:pt>
          <cx:pt idx="147">2.79966044425964</cx:pt>
          <cx:pt idx="148">2.26601243019104</cx:pt>
          <cx:pt idx="149">2.91216421127319</cx:pt>
          <cx:pt idx="150">2.12463593482971</cx:pt>
          <cx:pt idx="151">2.00416588783264</cx:pt>
          <cx:pt idx="152">2.98683500289917</cx:pt>
          <cx:pt idx="153">2.07784175872802</cx:pt>
          <cx:pt idx="154">1.6746187210083</cx:pt>
          <cx:pt idx="155">2.02706623077392</cx:pt>
          <cx:pt idx="156">2.42530965805053</cx:pt>
          <cx:pt idx="157">6.26638031005859</cx:pt>
          <cx:pt idx="158">1.85980296134948</cx:pt>
          <cx:pt idx="159">2.22618746757507</cx:pt>
          <cx:pt idx="160">1.96533775329589</cx:pt>
          <cx:pt idx="161">2.40041995048522</cx:pt>
          <cx:pt idx="162">2.08879375457763</cx:pt>
          <cx:pt idx="163">2.04598307609558</cx:pt>
          <cx:pt idx="164">1.84088563919067</cx:pt>
          <cx:pt idx="165">2.14952540397644</cx:pt>
          <cx:pt idx="166">2.30185413360595</cx:pt>
          <cx:pt idx="167">2.55573534965515</cx:pt>
          <cx:pt idx="168">2.63637995719909</cx:pt>
          <cx:pt idx="169">1.90161800384521</cx:pt>
          <cx:pt idx="170">2.08481216430664</cx:pt>
          <cx:pt idx="171">6.11803340911865</cx:pt>
          <cx:pt idx="172">2.21025776863098</cx:pt>
          <cx:pt idx="173">1.99620151519775</cx:pt>
          <cx:pt idx="174">5.07264184951782</cx:pt>
          <cx:pt idx="175">1.99321508407592</cx:pt>
          <cx:pt idx="176">2.36756420135498</cx:pt>
          <cx:pt idx="177">1.65072464942932</cx:pt>
          <cx:pt idx="178">2.31280589103698</cx:pt>
          <cx:pt idx="179">2.19233751296997</cx:pt>
          <cx:pt idx="180">2.77476930618286</cx:pt>
          <cx:pt idx="181">2.07684588432312</cx:pt>
          <cx:pt idx="182">1.59397411346435</cx:pt>
          <cx:pt idx="183">2.24609994888305</cx:pt>
          <cx:pt idx="184">2.56170940399169</cx:pt>
          <cx:pt idx="185">6.92348408699035</cx:pt>
          <cx:pt idx="186">2.24809122085571</cx:pt>
          <cx:pt idx="187">2.01611328125</cx:pt>
          <cx:pt idx="188">2.10472321510314</cx:pt>
          <cx:pt idx="189">1.90759253501892</cx:pt>
          <cx:pt idx="190">2.32674479484558</cx:pt>
          <cx:pt idx="191">2.04996395111084</cx:pt>
          <cx:pt idx="192">2.0868022441864</cx:pt>
          <cx:pt idx="193">2.36258721351623</cx:pt>
          <cx:pt idx="194">1.9075915813446</cx:pt>
          <cx:pt idx="195">1.86278963088989</cx:pt>
          <cx:pt idx="196">2.11467933654785</cx:pt>
          <cx:pt idx="197">2.87831425666809</cx:pt>
          <cx:pt idx="198">2.37552857398986</cx:pt>
          <cx:pt idx="199">2.42730140686035</cx:pt>
          <cx:pt idx="200">2.43526673316955</cx:pt>
          <cx:pt idx="201">6.16781425476074</cx:pt>
          <cx:pt idx="202">2.11069750785827</cx:pt>
          <cx:pt idx="203">2.0310480594635</cx:pt>
          <cx:pt idx="204">2.26501631736755</cx:pt>
          <cx:pt idx="205">2.18636322021484</cx:pt>
          <cx:pt idx="206">2.11268782615661</cx:pt>
          <cx:pt idx="207">2.25904417037963</cx:pt>
          <cx:pt idx="208">1.99520468711853</cx:pt>
          <cx:pt idx="209">2.21822333335876</cx:pt>
          <cx:pt idx="210">2.13658261299133</cx:pt>
          <cx:pt idx="211">3.48265027999877</cx:pt>
          <cx:pt idx="212">2.54080057144165</cx:pt>
          <cx:pt idx="213">1.93347787857055</cx:pt>
          <cx:pt idx="214">2.01711130142211</cx:pt>
          <cx:pt idx="215">6.62380290031433</cx:pt>
          <cx:pt idx="216">2.13160562515258</cx:pt>
          <cx:pt idx="217">3.58420252799987</cx:pt>
          <cx:pt idx="218">2.539803981781</cx:pt>
          <cx:pt idx="219">1.54917192459106</cx:pt>
          <cx:pt idx="220">1.70150065422058</cx:pt>
          <cx:pt idx="221">2.01312708854675</cx:pt>
          <cx:pt idx="222">2.58261632919311</cx:pt>
          <cx:pt idx="223">1.93945288658142</cx:pt>
          <cx:pt idx="224">1.97827935218811</cx:pt>
          <cx:pt idx="225">2.39643740653991</cx:pt>
          <cx:pt idx="226">2.19532394409179</cx:pt>
          <cx:pt idx="227">1.43368101119995</cx:pt>
          <cx:pt idx="228">2.42730140686035</cx:pt>
          <cx:pt idx="229">6.77513742446899</cx:pt>
          <cx:pt idx="230">2.47210431098938</cx:pt>
          <cx:pt idx="231">2.25904273986816</cx:pt>
          <cx:pt idx="232">2.00914454460144</cx:pt>
          <cx:pt idx="233">2.1435523033142</cx:pt>
          <cx:pt idx="234">1.73933482170104</cx:pt>
          <cx:pt idx="235">1.85980153083801</cx:pt>
          <cx:pt idx="236">3.18197464942932</cx:pt>
          <cx:pt idx="237">2.8534231185913</cx:pt>
          <cx:pt idx="238">2.3834946155548</cx:pt>
          <cx:pt idx="239">1.93646526336669</cx:pt>
          <cx:pt idx="240">2.05693364143371</cx:pt>
          <cx:pt idx="241">1.79210114479064</cx:pt>
          <cx:pt idx="242">2.24410915374755</cx:pt>
          <cx:pt idx="243">2.22419643402099</cx:pt>
          <cx:pt idx="244">5.99358248710632</cx:pt>
          <cx:pt idx="245">2.22519302368164</cx:pt>
          <cx:pt idx="246">2.22120904922485</cx:pt>
          <cx:pt idx="247">2.2062759399414</cx:pt>
          <cx:pt idx="248">2.52885341644287</cx:pt>
          <cx:pt idx="249">2.15848660469055</cx:pt>
          <cx:pt idx="250">1.94741654396057</cx:pt>
          <cx:pt idx="251">1.77417993545532</cx:pt>
          <cx:pt idx="252">1.58700489997863</cx:pt>
          <cx:pt idx="253">2.13160467147827</cx:pt>
          <cx:pt idx="254">2.68715596199035</cx:pt>
          <cx:pt idx="255">2.55274868011474</cx:pt>
          <cx:pt idx="256">2.45020031929016</cx:pt>
          <cx:pt idx="257">1.8010618686676</cx:pt>
          <cx:pt idx="258">2.29588031768798</cx:pt>
          <cx:pt idx="259">6.35996770858764</cx:pt>
          <cx:pt idx="260">1.52428150177001</cx:pt>
          <cx:pt idx="261">2.79866504669189</cx:pt>
          <cx:pt idx="262">2.13260006904602</cx:pt>
          <cx:pt idx="263">1.62284708023071</cx:pt>
          <cx:pt idx="264">1.93248295783996</cx:pt>
          <cx:pt idx="265">2.0290560722351</cx:pt>
          <cx:pt idx="266">2.0410041809082</cx:pt>
          <cx:pt idx="267">1.922527551651</cx:pt>
          <cx:pt idx="268">1.97828006744384</cx:pt>
          <cx:pt idx="269">2.33470869064331</cx:pt>
          <cx:pt idx="270">2.33769607543945</cx:pt>
          <cx:pt idx="271">2.31081485748291</cx:pt>
          <cx:pt idx="272">2.10472321510314</cx:pt>
          <cx:pt idx="273">2.06390309333801</cx:pt>
          <cx:pt idx="274">6.56904602050781</cx:pt>
          <cx:pt idx="275">1.96235084533691</cx:pt>
          <cx:pt idx="276">1.88668417930603</cx:pt>
          <cx:pt idx="277">2.59356951713562</cx:pt>
          <cx:pt idx="278">2.17939329147338</cx:pt>
          <cx:pt idx="279">2.1530213356018</cx:pt>
          <cx:pt idx="280">1.70946526527404</cx:pt>
          <cx:pt idx="281">2.45219159126281</cx:pt>
          <cx:pt idx="282">2.39245533943176</cx:pt>
          <cx:pt idx="283">2.40440249443054</cx:pt>
          <cx:pt idx="284">1.90360927581787</cx:pt>
          <cx:pt idx="285">1.95139908790588</cx:pt>
          <cx:pt idx="286">2.30384540557861</cx:pt>
          <cx:pt idx="287">2.11368465423584</cx:pt>
          <cx:pt idx="288">2.38747596740722</cx:pt>
          <cx:pt idx="289">6.04635024070739</cx:pt>
          <cx:pt idx="290">2.36258649826049</cx:pt>
          <cx:pt idx="291">1.38091349601745</cx:pt>
          <cx:pt idx="292">2.22718358039855</cx:pt>
          <cx:pt idx="293">2.16147303581237</cx:pt>
          <cx:pt idx="294">2.40938138961792</cx:pt>
          <cx:pt idx="295">2.41734385490417</cx:pt>
          <cx:pt idx="296">2.26900029182434</cx:pt>
          <cx:pt idx="297">2.37951111793518</cx:pt>
          <cx:pt idx="298">1.91655230522155</cx:pt>
          <cx:pt idx="299">2.13957023620605</cx:pt>
          <cx:pt idx="300">2.35760784149169</cx:pt>
          <cx:pt idx="301">2.04100465774536</cx:pt>
          <cx:pt idx="302">2.16744637489318</cx:pt>
          <cx:pt idx="303">1.95239472389221</cx:pt>
          <cx:pt idx="304">6.55908989906311</cx:pt>
          <cx:pt idx="305">2.49998092651367</cx:pt>
          <cx:pt idx="306">2.35362672805786</cx:pt>
          <cx:pt idx="307">2.09576249122619</cx:pt>
          <cx:pt idx="308">2.32574868202209</cx:pt>
          <cx:pt idx="309">2.3635823726654</cx:pt>
          <cx:pt idx="310">3.03362894058227</cx:pt>
          <cx:pt idx="311">2.08481073379516</cx:pt>
          <cx:pt idx="312">2.00914430618286</cx:pt>
          <cx:pt idx="313">2.87433123588562</cx:pt>
          <cx:pt idx="314">1.90360975265502</cx:pt>
          <cx:pt idx="315">2.18735885620117</cx:pt>
          <cx:pt idx="316">2.35760855674743</cx:pt>
          <cx:pt idx="317">6.34602952003479</cx:pt>
          <cx:pt idx="318">1.35502743721008</cx:pt>
          <cx:pt idx="319">2.34964346885681</cx:pt>
          <cx:pt idx="320">2.07983303070068</cx:pt>
          <cx:pt idx="321">2.37353825569152</cx:pt>
          <cx:pt idx="322">1.66167616844177</cx:pt>
          <cx:pt idx="323">2.49102044105529</cx:pt>
          <cx:pt idx="324">2.57863450050354</cx:pt>
          <cx:pt idx="325">2.15350818634033</cx:pt>
          <cx:pt idx="326">2.07585072517395</cx:pt>
          <cx:pt idx="327">2.21324443817138</cx:pt>
          <cx:pt idx="328">2.17441606521606</cx:pt>
          <cx:pt idx="329">1.99620151519775</cx:pt>
          <cx:pt idx="330">2.35163474082946</cx:pt>
          <cx:pt idx="331">2.82853293418884</cx:pt>
          <cx:pt idx="332">5.87610054016113</cx:pt>
          <cx:pt idx="333">1.4237265586853</cx:pt>
          <cx:pt idx="334">1.57704734802246</cx:pt>
          <cx:pt idx="335">2.47608637809753</cx:pt>
          <cx:pt idx="336">1.64674162864685</cx:pt>
          <cx:pt idx="337">2.27298188209533</cx:pt>
          <cx:pt idx="338">2.04399037361145</cx:pt>
          <cx:pt idx="339">2.06987690925598</cx:pt>
          <cx:pt idx="340">1.31122207641601</cx:pt>
          <cx:pt idx="341">2.50495743751525</cx:pt>
          <cx:pt idx="342">2.60153460502624</cx:pt>
          <cx:pt idx="343">2.00914359092712</cx:pt>
          <cx:pt idx="344">2.61148953437805</cx:pt>
          <cx:pt idx="345">2.09974527359008</cx:pt>
          <cx:pt idx="346">1.76920199394226</cx:pt>
          <cx:pt idx="347">2.22220635414123</cx:pt>
          <cx:pt idx="348">6.92547464370727</cx:pt>
          <cx:pt idx="349">1.28234910964965</cx:pt>
          <cx:pt idx="350">3.17500495910644</cx:pt>
          <cx:pt idx="351">2.15151643753051</cx:pt>
          <cx:pt idx="352">1.93049144744873</cx:pt>
          <cx:pt idx="353">2.56768226623535</cx:pt>
          <cx:pt idx="354">2.35163474082946</cx:pt>
          <cx:pt idx="355">2.41734504699707</cx:pt>
          <cx:pt idx="356">1.92850017547607</cx:pt>
          <cx:pt idx="357">2.40241146087646</cx:pt>
          <cx:pt idx="358">2.87632203102111</cx:pt>
          <cx:pt idx="359">2.58460807800292</cx:pt>
          <cx:pt idx="360">1.77119302749633</cx:pt>
          <cx:pt idx="361">2.45517897605896</cx:pt>
          <cx:pt idx="362">6.59990978240966</cx:pt>
          <cx:pt idx="363">1.83391690254211</cx:pt>
          <cx:pt idx="364">2.20428419113159</cx:pt>
          <cx:pt idx="365">1.71444463729858</cx:pt>
          <cx:pt idx="366">2.0937705039978</cx:pt>
          <cx:pt idx="367">2.26103401184082</cx:pt>
          <cx:pt idx="368">2.05295181274414</cx:pt>
          <cx:pt idx="369">2.25107765197753</cx:pt>
          <cx:pt idx="370">2.07286357879638</cx:pt>
          <cx:pt idx="371">2.1166706085205</cx:pt>
          <cx:pt idx="372">2.18536782264709</cx:pt>
          <cx:pt idx="373">2.03204345703125</cx:pt>
          <cx:pt idx="374">2.01113581657409</cx:pt>
          <cx:pt idx="375">2.40041995048522</cx:pt>
          <cx:pt idx="376">2.07585048675537</cx:pt>
          <cx:pt idx="377">6.19867825508117</cx:pt>
          <cx:pt idx="378">2.54677653312683</cx:pt>
          <cx:pt idx="379">1.96733403205871</cx:pt>
          <cx:pt idx="380">2.17739629745483</cx:pt>
          <cx:pt idx="381">2.23813509941101</cx:pt>
          <cx:pt idx="382">2.2570514678955</cx:pt>
          <cx:pt idx="383">1.83491253852844</cx:pt>
          <cx:pt idx="384">1.75526404380798</cx:pt>
          <cx:pt idx="385">1.95936322212219</cx:pt>
          <cx:pt idx="386">1.78911447525024</cx:pt>
          <cx:pt idx="387">2.0151183605194</cx:pt>
          <cx:pt idx="388">2.41834044456481</cx:pt>
          <cx:pt idx="389">1.60193943977355</cx:pt>
          <cx:pt idx="390">2.2978720664978</cx:pt>
          <cx:pt idx="391">2.27895498275756</cx:pt>
          <cx:pt idx="392">6.42567777633667</cx:pt>
          <cx:pt idx="393">1.74431204795837</cx:pt>
          <cx:pt idx="394">2.17043352127075</cx:pt>
          <cx:pt idx="395">2.0868022441864</cx:pt>
          <cx:pt idx="396">2.14355182647705</cx:pt>
          <cx:pt idx="397">2.01213145256042</cx:pt>
          <cx:pt idx="398">2.10671424865722</cx:pt>
          <cx:pt idx="399">2.09875011444091</cx:pt>
          <cx:pt idx="400">1.90460515022277</cx:pt>
          <cx:pt idx="401">1.76422381401062</cx:pt>
          <cx:pt idx="402">2.35561728477478</cx:pt>
          <cx:pt idx="403">2.34566116333007</cx:pt>
          <cx:pt idx="404">2.11866188049316</cx:pt>
          <cx:pt idx="405">2.10472321510314</cx:pt>
          <cx:pt idx="406">2.28094601631164</cx:pt>
          <cx:pt idx="407">6.40377497673034</cx:pt>
          <cx:pt idx="408">1.96334624290466</cx:pt>
          <cx:pt idx="409">2.51292443275451</cx:pt>
          <cx:pt idx="410">2.54876565933227</cx:pt>
          <cx:pt idx="411">2.46712636947631</cx:pt>
          <cx:pt idx="412">1.86378455162048</cx:pt>
          <cx:pt idx="413">2.07186818122863</cx:pt>
          <cx:pt idx="414">2.45816540718078</cx:pt>
          <cx:pt idx="415">1.9971969127655</cx:pt>
          <cx:pt idx="416">2.35263133049011</cx:pt>
          <cx:pt idx="417">2.17541098594665</cx:pt>
          <cx:pt idx="418">2.19532394409179</cx:pt>
          <cx:pt idx="419">2.15848588943481</cx:pt>
          <cx:pt idx="420">2.08879327774047</cx:pt>
          <cx:pt idx="421">2.30085968971252</cx:pt>
          <cx:pt idx="422">6.17179656028747</cx:pt>
          <cx:pt idx="423">2.26700758934021</cx:pt>
          <cx:pt idx="424">2.10771012306213</cx:pt>
          <cx:pt idx="425">2.72399353981018</cx:pt>
          <cx:pt idx="426">2.67919158935546</cx:pt>
          <cx:pt idx="427">1.6118950843811</cx:pt>
          <cx:pt idx="428">2.30285000801086</cx:pt>
          <cx:pt idx="429">1.369961977005</cx:pt>
          <cx:pt idx="430">2.19831037521362</cx:pt>
          <cx:pt idx="431">2.6523094177246</cx:pt>
          <cx:pt idx="432">1.88170623779296</cx:pt>
          <cx:pt idx="433">2.04200005531311</cx:pt>
          <cx:pt idx="434">2.48006844520568</cx:pt>
          <cx:pt idx="435">2.07784175872802</cx:pt>
          <cx:pt idx="436">6.51926565170288</cx:pt>
          <cx:pt idx="437">1.92750477790832</cx:pt>
          <cx:pt idx="438">2.50396299362182</cx:pt>
          <cx:pt idx="439">2.14554333686828</cx:pt>
          <cx:pt idx="440">2.31678867340087</cx:pt>
          <cx:pt idx="441">1.96533775329589</cx:pt>
          <cx:pt idx="442">2.70806336402893</cx:pt>
          <cx:pt idx="443">2.7488842010498</cx:pt>
          <cx:pt idx="444">2.20926308631896</cx:pt>
          <cx:pt idx="445">2.5885899066925</cx:pt>
          <cx:pt idx="446">2.24311304092407</cx:pt>
          <cx:pt idx="447">2.25506067276</cx:pt>
          <cx:pt idx="448">3.83410096168518</cx:pt>
          <cx:pt idx="449">6.24049401283264</cx:pt>
          <cx:pt idx="450">1.61289119720458</cx:pt>
          <cx:pt idx="451">2.02109146118164</cx:pt>
          <cx:pt idx="452">2.19930624961853</cx:pt>
          <cx:pt idx="453">2.21424078941345</cx:pt>
          <cx:pt idx="454">2.2351484298706</cx:pt>
          <cx:pt idx="455">1.75526309013366</cx:pt>
          <cx:pt idx="456">1.80404949188232</cx:pt>
          <cx:pt idx="457">2.5059540271759</cx:pt>
          <cx:pt idx="458">2.29189801216125</cx:pt>
          <cx:pt idx="459">2.14554381370544</cx:pt>
          <cx:pt idx="460">2.11368346214294</cx:pt>
          <cx:pt idx="461">2.57465195655822</cx:pt>
          <cx:pt idx="462">1.5591275691986</cx:pt>
          <cx:pt idx="463">1.62583422660827</cx:pt>
          <cx:pt idx="464">2.15549945831298</cx:pt>
          <cx:pt idx="465">6.25244140625</cx:pt>
          <cx:pt idx="466">2.24211764335632</cx:pt>
          <cx:pt idx="467">2.56270503997802</cx:pt>
          <cx:pt idx="468">1.52129459381103</cx:pt>
          <cx:pt idx="469">2.30782771110534</cx:pt>
          <cx:pt idx="470">2.14355373382568</cx:pt>
          <cx:pt idx="471">3.05453538894653</cx:pt>
          <cx:pt idx="472">2.51591062545776</cx:pt>
          <cx:pt idx="473">2.38648247718811</cx:pt>
          <cx:pt idx="474">3.05951380729675</cx:pt>
          <cx:pt idx="475">2.24609994888305</cx:pt>
          <cx:pt idx="476">2.23713970184326</cx:pt>
          <cx:pt idx="477">1.4615581035614</cx:pt>
          <cx:pt idx="478">2.31479716300964</cx:pt>
          <cx:pt idx="479">6.37490177154541</cx:pt>
          <cx:pt idx="480">1.85183811187744</cx:pt>
          <cx:pt idx="481">2.05095982551574</cx:pt>
          <cx:pt idx="482">2.49400758743286</cx:pt>
          <cx:pt idx="483">2.2251923084259</cx:pt>
          <cx:pt idx="484">2.1425564289093</cx:pt>
          <cx:pt idx="485">2.11965727806091</cx:pt>
          <cx:pt idx="486">2.46314358711242</cx:pt>
          <cx:pt idx="487">1.74431252479553</cx:pt>
          <cx:pt idx="488">1.92053389549255</cx:pt>
          <cx:pt idx="489">2.24510431289672</cx:pt>
          <cx:pt idx="490">2.16246962547302</cx:pt>
          <cx:pt idx="491">2.0479724407196</cx:pt>
          <cx:pt idx="492">2.31778454780578</cx:pt>
          <cx:pt idx="493">2.02208709716796</cx:pt>
          <cx:pt idx="494">6.52125716209411</cx:pt>
          <cx:pt idx="495">2.04996418952941</cx:pt>
          <cx:pt idx="496">2.01511812210083</cx:pt>
          <cx:pt idx="497">1.87672853469848</cx:pt>
          <cx:pt idx="498">2.32574868202209</cx:pt>
          <cx:pt idx="499">2.22419667243957</cx:pt>
          <cx:pt idx="500">2.24908661842346</cx:pt>
          <cx:pt idx="501">1.96334624290466</cx:pt>
          <cx:pt idx="502">2.03503060340881</cx:pt>
          <cx:pt idx="503">2.02109193801879</cx:pt>
          <cx:pt idx="504">2.31181049346923</cx:pt>
          <cx:pt idx="505">2.45816588401794</cx:pt>
          <cx:pt idx="506">2.41336250305175</cx:pt>
          <cx:pt idx="507">1.96334600448608</cx:pt>
          <cx:pt idx="508">2.33172249794006</cx:pt>
          <cx:pt idx="509">6.18075799942016</cx:pt>
          <cx:pt idx="510">3.20686531066894</cx:pt>
          <cx:pt idx="511">2.22021436691284</cx:pt>
          <cx:pt idx="512">2.20527935028076</cx:pt>
          <cx:pt idx="513">2.27796125411987</cx:pt>
          <cx:pt idx="514">1.86079668998718</cx:pt>
          <cx:pt idx="515">2.26700854301452</cx:pt>
          <cx:pt idx="516">1.99122333526611</cx:pt>
          <cx:pt idx="517">1.92053532600402</cx:pt>
          <cx:pt idx="518">2.20527982711792</cx:pt>
          <cx:pt idx="519">2.02706551551818</cx:pt>
          <cx:pt idx="520">2.13459181785583</cx:pt>
          <cx:pt idx="521">1.73136973381042</cx:pt>
          <cx:pt idx="522">2.50993585586547</cx:pt>
          <cx:pt idx="523">6.74726104736328</cx:pt>
          <cx:pt idx="524">3.68575477600097</cx:pt>
          <cx:pt idx="525">2.07087230682373</cx:pt>
          <cx:pt idx="526">2.06788563728332</cx:pt>
          <cx:pt idx="527">2.06689023971557</cx:pt>
          <cx:pt idx="528">1.94841241836547</cx:pt>
          <cx:pt idx="529">2.50296711921691</cx:pt>
          <cx:pt idx="530">2.46115231513977</cx:pt>
          <cx:pt idx="531">2.18437242507934</cx:pt>
          <cx:pt idx="532">2.08779764175415</cx:pt>
          <cx:pt idx="533">2.2909026145935</cx:pt>
          <cx:pt idx="534">1.88270163536071</cx:pt>
          <cx:pt idx="535">1.97230696678161</cx:pt>
          <cx:pt idx="536">3.35521173477172</cx:pt>
          <cx:pt idx="537">7.7647762298583896</cx:pt>
          <cx:pt idx="538">2.38349437713623</cx:pt>
          <cx:pt idx="539">1.61587738990783</cx:pt>
          <cx:pt idx="540">2.35163474082946</cx:pt>
          <cx:pt idx="541">2.35760855674743</cx:pt>
          <cx:pt idx="542">1.71842670440673</cx:pt>
          <cx:pt idx="543">1.90261316299438</cx:pt>
          <cx:pt idx="544">1.66764950752258</cx:pt>
          <cx:pt idx="545">2.05992102622985</cx:pt>
          <cx:pt idx="546">2.41037583351135</cx:pt>
          <cx:pt idx="547">1.50536465644836</cx:pt>
          <cx:pt idx="548">1.72340416908264</cx:pt>
          <cx:pt idx="549">1.93347787857055</cx:pt>
          <cx:pt idx="550">2.83749341964721</cx:pt>
          <cx:pt idx="551">1.94542527198791</cx:pt>
          <cx:pt idx="552">2.04896903038024</cx:pt>
          <cx:pt idx="553">6.36295437812805</cx:pt>
          <cx:pt idx="554">1.72539520263671</cx:pt>
          <cx:pt idx="555">2.83749389648437</cx:pt>
          <cx:pt idx="556">2.32276153564453</cx:pt>
          <cx:pt idx="557">2.79169559478759</cx:pt>
          <cx:pt idx="558">2.30384516716003</cx:pt>
          <cx:pt idx="559">2.41435933113098</cx:pt>
          <cx:pt idx="560">2.1764063835144</cx:pt>
          <cx:pt idx="561">2.08281993865966</cx:pt>
          <cx:pt idx="562">2.58062529563903</cx:pt>
          <cx:pt idx="563">2.79169559478759</cx:pt>
          <cx:pt idx="564">1.9852499961853</cx:pt>
          <cx:pt idx="565">2.04896926879882</cx:pt>
          <cx:pt idx="566">5.99756503105163</cx:pt>
          <cx:pt idx="567">2.23913049697875</cx:pt>
          <cx:pt idx="568">1.98425436019897</cx:pt>
          <cx:pt idx="569">2.48106431961059</cx:pt>
          <cx:pt idx="570">2.13359642028808</cx:pt>
          <cx:pt idx="571">2.87134361267089</cx:pt>
          <cx:pt idx="572">1.94841217994689</cx:pt>
          <cx:pt idx="573">1.46454501152038</cx:pt>
          <cx:pt idx="574">4.43445491790771</cx:pt>
          <cx:pt idx="575">2.07784152030944</cx:pt>
          <cx:pt idx="576">2.62841486930847</cx:pt>
          <cx:pt idx="577">2.31579279899597</cx:pt>
          <cx:pt idx="578">2.31878066062927</cx:pt>
          <cx:pt idx="579">2.27298092842102</cx:pt>
          <cx:pt idx="580">6.29724431037902</cx:pt>
          <cx:pt idx="581">2.26202940940856</cx:pt>
          <cx:pt idx="582">2.23813533782959</cx:pt>
          <cx:pt idx="583">2.0877981185913</cx:pt>
          <cx:pt idx="584">1.65868878364562</cx:pt>
          <cx:pt idx="585">2.42132782936096</cx:pt>
          <cx:pt idx="586">2.15350770950317</cx:pt>
          <cx:pt idx="587">1.04638814926147</cx:pt>
          <cx:pt idx="588">2.32375741004943</cx:pt>
          <cx:pt idx="589">2.03901290893554</cx:pt>
          <cx:pt idx="590">2.09476685523986</cx:pt>
          <cx:pt idx="591">1.79409217834472</cx:pt>
          <cx:pt idx="592">1.8856885433197</cx:pt>
          <cx:pt idx="593">2.57465291023254</cx:pt>
          <cx:pt idx="594">2.22320055961608</cx:pt>
          <cx:pt idx="595">2.18437314033508</cx:pt>
          <cx:pt idx="596">6.16283535957336</cx:pt>
          <cx:pt idx="597">2.0041663646698</cx:pt>
          <cx:pt idx="598">2.10671472549438</cx:pt>
          <cx:pt idx="599">1.97529363632202</cx:pt>
          <cx:pt idx="600">1.89365315437316</cx:pt>
          <cx:pt idx="601">2.21722745895385</cx:pt>
          <cx:pt idx="602">2.23913073539733</cx:pt>
          <cx:pt idx="603">1.89962840080261</cx:pt>
          <cx:pt idx="604">2.43924760818481</cx:pt>
          <cx:pt idx="605">2.29886722564697</cx:pt>
          <cx:pt idx="606">2.90220808982849</cx:pt>
          <cx:pt idx="607">2.44024467468261</cx:pt>
          <cx:pt idx="608">1.3893859386444</cx:pt>
          <cx:pt idx="609">2.25605654716491</cx:pt>
          <cx:pt idx="610">2.07385873794555</cx:pt>
          <cx:pt idx="611">6.89361596107482</cx:pt>
          <cx:pt idx="612">2.19432806968688</cx:pt>
          <cx:pt idx="613">2.30384564399719</cx:pt>
          <cx:pt idx="614">2.99380445480346</cx:pt>
          <cx:pt idx="615">1.97529339790344</cx:pt>
          <cx:pt idx="616">2.54478359222412</cx:pt>
          <cx:pt idx="617">1.42671179771423</cx:pt>
          <cx:pt idx="618">2.0798327922821</cx:pt>
          <cx:pt idx="619">1.92451810836792</cx:pt>
          <cx:pt idx="620">1.95338988304138</cx:pt>
          <cx:pt idx="621">1.47450065612792</cx:pt>
          <cx:pt idx="622">2.26402115821838</cx:pt>
          <cx:pt idx="623">2.55573534965515</cx:pt>
          <cx:pt idx="624">1.99620127677917</cx:pt>
          <cx:pt idx="625">1.74829530715942</cx:pt>
          <cx:pt idx="626">6.59393572807312</cx:pt>
          <cx:pt idx="627">2.28791522979736</cx:pt>
          <cx:pt idx="628">1.81300926208496</cx:pt>
          <cx:pt idx="629">1.97628927230834</cx:pt>
          <cx:pt idx="630">1.64475059509277</cx:pt>
          <cx:pt idx="631">2.59655618667602</cx:pt>
          <cx:pt idx="632">1.77417945861816</cx:pt>
          <cx:pt idx="633">2.08381509780883</cx:pt>
          <cx:pt idx="634">1.7940924167633</cx:pt>
          <cx:pt idx="635">2.52586722373962</cx:pt>
          <cx:pt idx="636">2.40938019752502</cx:pt>
          <cx:pt idx="637">2.64633584022521</cx:pt>
          <cx:pt idx="638">2.24709582328796</cx:pt>
          <cx:pt idx="639">1.92153048515319</cx:pt>
          <cx:pt idx="640">1.96135520935058</cx:pt>
          <cx:pt idx="641">1.16685652732849</cx:pt>
          <cx:pt idx="642">5.99856090545654</cx:pt>
          <cx:pt idx="643">1.99719762802124</cx:pt>
          <cx:pt idx="644">2.1087052822113</cx:pt>
          <cx:pt idx="645">1.95339012145996</cx:pt>
          <cx:pt idx="646">1.97629022598266</cx:pt>
          <cx:pt idx="647">1.58003497123718</cx:pt>
          <cx:pt idx="648">1.62782549858093</cx:pt>
          <cx:pt idx="649">3.81916618347167</cx:pt>
          <cx:pt idx="650">1.81300902366638</cx:pt>
          <cx:pt idx="651">2.52487134933471</cx:pt>
          <cx:pt idx="652">1.77318429946899</cx:pt>
          <cx:pt idx="653">2.20826745033264</cx:pt>
          <cx:pt idx="654">2.07186722755432</cx:pt>
          <cx:pt idx="655">1.94195127487182</cx:pt>
          <cx:pt idx="656">6.68354177474975</cx:pt>
          <cx:pt idx="657">1.52129435539245</cx:pt>
          <cx:pt idx="658">2.06390357017517</cx:pt>
          <cx:pt idx="659">1.48246598243713</cx:pt>
          <cx:pt idx="660">2.35959959030151</cx:pt>
          <cx:pt idx="661">2.00715351104736</cx:pt>
          <cx:pt idx="662">2.38548517227172</cx:pt>
          <cx:pt idx="663">1.99321508407592</cx:pt>
          <cx:pt idx="664">1.84287691116333</cx:pt>
          <cx:pt idx="665">2.21324515342712</cx:pt>
          <cx:pt idx="666">3.30742192268371</cx:pt>
          <cx:pt idx="667">2.08879399299621</cx:pt>
          <cx:pt idx="668">2.19632411003112</cx:pt>
          <cx:pt idx="669">1.97031950950622</cx:pt>
          <cx:pt idx="670">1.55116653442382</cx:pt>
          <cx:pt idx="671">6.50832724571228</cx:pt>
          <cx:pt idx="672">2.05494737625122</cx:pt>
          <cx:pt idx="673">2.0280647277832</cx:pt>
          <cx:pt idx="674">2.00516676902771</cx:pt>
          <cx:pt idx="675">2.34267926216125</cx:pt>
          <cx:pt idx="676">2.16048192977905</cx:pt>
          <cx:pt idx="677">3.23375344276428</cx:pt>
          <cx:pt idx="678">1.86777186393737</cx:pt>
          <cx:pt idx="679">2.03204751014709</cx:pt>
          <cx:pt idx="680">1.75228071212768</cx:pt>
          <cx:pt idx="681">2.23216748237609</cx:pt>
          <cx:pt idx="682">2.0370237827301</cx:pt>
          <cx:pt idx="683">2.36358737945556</cx:pt>
          <cx:pt idx="684">2.36358737945556</cx:pt>
          <cx:pt idx="685">2.27199053764343</cx:pt>
          <cx:pt idx="686">5.94580578804016</cx:pt>
          <cx:pt idx="687">2.45518374443054</cx:pt>
          <cx:pt idx="688">2.61946034431457</cx:pt>
          <cx:pt idx="689">2.52288556098938</cx:pt>
          <cx:pt idx="690">2.09775781631469</cx:pt>
          <cx:pt idx="691">1.2893214225769</cx:pt>
          <cx:pt idx="692">1.6009464263916</cx:pt>
          <cx:pt idx="693">2.15450763702392</cx:pt>
          <cx:pt idx="694">1.83491659164428</cx:pt>
          <cx:pt idx="695">2.49102520942688</cx:pt>
          <cx:pt idx="696">2.8146002292633</cx:pt>
          <cx:pt idx="697">2.32973623275756</cx:pt>
          <cx:pt idx="698">3.66286325454711</cx:pt>
          <cx:pt idx="699">2.18138980865478</cx:pt>
          <cx:pt idx="700">7.73392844200134</cx:pt>
          <cx:pt idx="701">2.79170179367065</cx:pt>
          <cx:pt idx="702">2.26302933692932</cx:pt>
          <cx:pt idx="703">2.27995562553405</cx:pt>
          <cx:pt idx="704">1.8876838684082</cx:pt>
          <cx:pt idx="705">2.48007464408874</cx:pt>
          <cx:pt idx="706">2.31380558013916</cx:pt>
          <cx:pt idx="707">2.51193404197692</cx:pt>
          <cx:pt idx="708">2.46613526344299</cx:pt>
          <cx:pt idx="709">1.9872453212738</cx:pt>
          <cx:pt idx="710">2.11368775367736</cx:pt>
          <cx:pt idx="711">2.39942979812622</cx:pt>
          <cx:pt idx="712">2.27696967124938</cx:pt>
          <cx:pt idx="713">2.15749406814575</cx:pt>
          <cx:pt idx="714">6.56806445121765</cx:pt>
          <cx:pt idx="715">1.22161841392517</cx:pt>
          <cx:pt idx="716">2.03204751014709</cx:pt>
          <cx:pt idx="717">2.01910495758056</cx:pt>
          <cx:pt idx="718">1.46952581405639</cx:pt>
          <cx:pt idx="719">2.38847756385803</cx:pt>
          <cx:pt idx="720">2.07286787033081</cx:pt>
          <cx:pt idx="721">2.14654326438903</cx:pt>
          <cx:pt idx="722">2.05196022987365</cx:pt>
          <cx:pt idx="723">2.16346883773803</cx:pt>
          <cx:pt idx="724">1.77717113494873</cx:pt>
          <cx:pt idx="725">2.19632339477539</cx:pt>
          <cx:pt idx="726">2.33571028709411</cx:pt>
          <cx:pt idx="727">1.68258738517761</cx:pt>
          <cx:pt idx="728">2.00217938423156</cx:pt>
          <cx:pt idx="729">1.9145655632019</cx:pt>
          <cx:pt idx="730">6.58100724220275</cx:pt>
          <cx:pt idx="731">3.01272726058959</cx:pt>
          <cx:pt idx="732">2.39146447181701</cx:pt>
          <cx:pt idx="733">1.84089016914367</cx:pt>
          <cx:pt idx="734">2.70408678054809</cx:pt>
          <cx:pt idx="735">6.01251411437988</cx:pt>
          <cx:pt idx="736">2.64534401893615</cx:pt>
          <cx:pt idx="737">2.64235877990722</cx:pt>
          <cx:pt idx="738">2.26999950408935</cx:pt>
          <cx:pt idx="739">2.56868386268615</cx:pt>
          <cx:pt idx="740">2.22619247436523</cx:pt>
          <cx:pt idx="741">2.25307440757751</cx:pt>
          <cx:pt idx="742">5.84624409675598</cx:pt>
          <cx:pt idx="743">1.64774060249328</cx:pt>
          <cx:pt idx="744">1.75327610969543</cx:pt>
          <cx:pt idx="745">2.35163950920105</cx:pt>
          <cx:pt idx="746">2.13559198379516</cx:pt>
          <cx:pt idx="747">1.82197332382202</cx:pt>
          <cx:pt idx="748">1.36697745323181</cx:pt>
          <cx:pt idx="749">1.81599974632263</cx:pt>
          <cx:pt idx="750">2.20727586746215</cx:pt>
          <cx:pt idx="751">2.47509598731994</cx:pt>
          <cx:pt idx="752">2.02209162712097</cx:pt>
          <cx:pt idx="753">1.95339441299438</cx:pt>
          <cx:pt idx="754">2.11866617202758</cx:pt>
          <cx:pt idx="755">2.03403878211975</cx:pt>
          <cx:pt idx="756">1.9215350151062</cx:pt>
          <cx:pt idx="757">1.92949962615966</cx:pt>
          <cx:pt idx="758">6.55412554740905</cx:pt>
          <cx:pt idx="759">1.90759634971618</cx:pt>
          <cx:pt idx="760">2.08481526374816</cx:pt>
          <cx:pt idx="761">1.10712242126464</cx:pt>
          <cx:pt idx="762">2.36458325386047</cx:pt>
          <cx:pt idx="763">1.94542908668518</cx:pt>
          <cx:pt idx="764">1.89166784286499</cx:pt>
          <cx:pt idx="765">2.50595879554748</cx:pt>
          <cx:pt idx="766">2.25008726119995</cx:pt>
          <cx:pt idx="767">2.11767029762268</cx:pt>
          <cx:pt idx="768">2.19433307647705</cx:pt>
          <cx:pt idx="769">2.08581113815307</cx:pt>
          <cx:pt idx="770">2.04698181152343</cx:pt>
          <cx:pt idx="771">2.35562300682067</cx:pt>
          <cx:pt idx="772">6.60091853141784</cx:pt>
          <cx:pt idx="773">2.56967949867248</cx:pt>
          <cx:pt idx="774">2.11468362808227</cx:pt>
          <cx:pt idx="775">2.01910495758056</cx:pt>
          <cx:pt idx="776">2.75984144210815</cx:pt>
          <cx:pt idx="777">2.43726253509521</cx:pt>
          <cx:pt idx="778">2.26701283454895</cx:pt>
          <cx:pt idx="779">1.87374520301818</cx:pt>
          <cx:pt idx="780">2.18636798858642</cx:pt>
          <cx:pt idx="781">1.4605655670166</cx:pt>
          <cx:pt idx="782">2.28393816947937</cx:pt>
          <cx:pt idx="783">1.51034593582153</cx:pt>
          <cx:pt idx="784">2.31181526184082</cx:pt>
          <cx:pt idx="785">1.91954374313354</cx:pt>
          <cx:pt idx="786">6.69151997566223</cx:pt>
          <cx:pt idx="787">2.25008749961853</cx:pt>
          <cx:pt idx="788">1.92551755905151</cx:pt>
          <cx:pt idx="789">1.92651271820068</cx:pt>
          <cx:pt idx="790">2.14952969551086</cx:pt>
          <cx:pt idx="791">2.66326713562011</cx:pt>
          <cx:pt idx="792">2.23913550376892</cx:pt>
          <cx:pt idx="793">2.47210907936096</cx:pt>
          <cx:pt idx="794">2.48903441429138</cx:pt>
          <cx:pt idx="795">2.17740774154663</cx:pt>
          <cx:pt idx="796">2.79369330406188</cx:pt>
          <cx:pt idx="797">2.39046955108642</cx:pt>
          <cx:pt idx="798">1.8070375919342</cx:pt>
          <cx:pt idx="799">1.94144654273986</cx:pt>
          <cx:pt idx="800">1.68059659004211</cx:pt>
          <cx:pt idx="801">6.17081379890441</cx:pt>
          <cx:pt idx="802">2.1933376789093</cx:pt>
          <cx:pt idx="803">1.63678932189941</cx:pt>
          <cx:pt idx="804">2.81957793235778</cx:pt>
          <cx:pt idx="805">2.50297379493713</cx:pt>
          <cx:pt idx="806">2.98684072494506</cx:pt>
          <cx:pt idx="807">2.3148021697998</cx:pt>
          <cx:pt idx="808">1.89963126182556</cx:pt>
          <cx:pt idx="809">2.22320556640625</cx:pt>
          <cx:pt idx="810">2.09278011322021</cx:pt>
          <cx:pt idx="811">2.29389452934265</cx:pt>
          <cx:pt idx="812">2.3148021697998</cx:pt>
          <cx:pt idx="813">2.13559174537658</cx:pt>
          <cx:pt idx="814">2.13459610939025</cx:pt>
          <cx:pt idx="815">6.90856409072876</cx:pt>
          <cx:pt idx="816">1.90460896492004</cx:pt>
          <cx:pt idx="817">2.10671925544738</cx:pt>
          <cx:pt idx="818">1.70050859451293</cx:pt>
          <cx:pt idx="819">1.59198641777038</cx:pt>
          <cx:pt idx="820">1.32317066192626</cx:pt>
          <cx:pt idx="821">2.09078884124755</cx:pt>
          <cx:pt idx="822">2.35363125801086</cx:pt>
          <cx:pt idx="823">2.35860896110534</cx:pt>
          <cx:pt idx="824">2.7030918598175</cx:pt>
          <cx:pt idx="825">2.40540266036987</cx:pt>
          <cx:pt idx="826">2.53682398796081</cx:pt>
          <cx:pt idx="827">2.15052556991577</cx:pt>
          <cx:pt idx="828">1.74232459068298</cx:pt>
          <cx:pt idx="829">1.97629332542419</cx:pt>
          <cx:pt idx="830">6.35798978805542</cx:pt>
          <cx:pt idx="831">1.92850422859191</cx:pt>
          <cx:pt idx="832">2.83052992820739</cx:pt>
          <cx:pt idx="833">2.02209210395813</cx:pt>
          <cx:pt idx="834">2.01412653923034</cx:pt>
          <cx:pt idx="835">2.31181478500366</cx:pt>
          <cx:pt idx="836">2.51591634750366</cx:pt>
          <cx:pt idx="837">2.27995586395263</cx:pt>
          <cx:pt idx="838">1.96534132957458</cx:pt>
          <cx:pt idx="839">2.11866617202758</cx:pt>
          <cx:pt idx="840">2.1594865322113</cx:pt>
          <cx:pt idx="841">2.3317277431488</cx:pt>
          <cx:pt idx="842">2.41535878181457</cx:pt>
          <cx:pt idx="843">2.186368227005</cx:pt>
          <cx:pt idx="844">6.06727051734924</cx:pt>
          <cx:pt idx="845">2.34367489814758</cx:pt>
          <cx:pt idx="846">2.07087683677673</cx:pt>
          <cx:pt idx="847">2.21026253700256</cx:pt>
          <cx:pt idx="848">2.09477114677429</cx:pt>
          <cx:pt idx="849">2.39345598220825</cx:pt>
          <cx:pt idx="850">2.27099514007568</cx:pt>
          <cx:pt idx="851">2.04996871948242</cx:pt>
          <cx:pt idx="852">1.96135926246643</cx:pt>
          <cx:pt idx="853">2.25406956672668</cx:pt>
          <cx:pt idx="854">2.04499101638793</cx:pt>
          <cx:pt idx="855">1.59995150566101</cx:pt>
          <cx:pt idx="856">1.96534156799316</cx:pt>
          <cx:pt idx="857">2.17740750312805</cx:pt>
          <cx:pt idx="858">2.43029308319091</cx:pt>
          <cx:pt idx="859">6.252454996109</cx:pt>
          <cx:pt idx="860">2.23216605186462</cx:pt>
          <cx:pt idx="861">2.09178471565246</cx:pt>
          <cx:pt idx="862">2.34219169616699</cx:pt>
          <cx:pt idx="863">2.02209138870239</cx:pt>
          <cx:pt idx="864">2.68317985534667</cx:pt>
          <cx:pt idx="865">1.69652581214904</cx:pt>
          <cx:pt idx="866">2.13260459899902</cx:pt>
          <cx:pt idx="867">2.12862253189086</cx:pt>
          <cx:pt idx="868">2.38847780227661</cx:pt>
          <cx:pt idx="869">2.44821405410766</cx:pt>
          <cx:pt idx="870">2.29488968849182</cx:pt>
          <cx:pt idx="871">2.29389452934265</cx:pt>
          <cx:pt idx="872">2.27895975112915</cx:pt>
          <cx:pt idx="873">6.03939390182495</cx:pt>
          <cx:pt idx="874">1.96434569358825</cx:pt>
          <cx:pt idx="875">2.53383922576904</cx:pt>
          <cx:pt idx="876">2.19234013557434</cx:pt>
          <cx:pt idx="877">2.09974908828735</cx:pt>
          <cx:pt idx="878">2.49102544784545</cx:pt>
          <cx:pt idx="879">1.43866205215454</cx:pt>
          <cx:pt idx="880">1.70648217201232</cx:pt>
          <cx:pt idx="881">2.16147756576538</cx:pt>
          <cx:pt idx="882">1.70548677444458</cx:pt>
          <cx:pt idx="883">2.11567902565002</cx:pt>
          <cx:pt idx="884">2.37453913688659</cx:pt>
          <cx:pt idx="885">1.55813527107238</cx:pt>
          <cx:pt idx="886">2.14056992530822</cx:pt>
          <cx:pt idx="887">2.47708749771118</cx:pt>
          <cx:pt idx="888">2.09974932670593</cx:pt>
          <cx:pt idx="889">6.27435851097106</cx:pt>
          <cx:pt idx="890">2.54180216789245</cx:pt>
          <cx:pt idx="891">2.37951683998107</cx:pt>
          <cx:pt idx="892">2.28792071342468</cx:pt>
          <cx:pt idx="893">2.35860896110534</cx:pt>
          <cx:pt idx="894">2.2341570854187</cx:pt>
          <cx:pt idx="895">2.01213574409484</cx:pt>
          <cx:pt idx="896">2.70309138298034</cx:pt>
          <cx:pt idx="897">2.3874819278717</cx:pt>
          <cx:pt idx="898">2.14853453636169</cx:pt>
          <cx:pt idx="899">2.11667561531066</cx:pt>
          <cx:pt idx="900">2.24610424041748</cx:pt>
          <cx:pt idx="901">1.93049526214599</cx:pt>
          <cx:pt idx="902">2.20926713943481</cx:pt>
          <cx:pt idx="903">6.60191535949707</cx:pt>
          <cx:pt idx="904">2.21822762489318</cx:pt>
          <cx:pt idx="905">1.97430300712585</cx:pt>
          <cx:pt idx="906">2.06988024711608</cx:pt>
          <cx:pt idx="907">2.3705563545227</cx:pt>
          <cx:pt idx="908">2.2182285785675</cx:pt>
          <cx:pt idx="909">2.24311733245849</cx:pt>
          <cx:pt idx="910">2.34467005729675</cx:pt>
          <cx:pt idx="911">2.27497768402099</cx:pt>
          <cx:pt idx="912">1.78414011001586</cx:pt>
          <cx:pt idx="913">2.09775829315185</cx:pt>
          <cx:pt idx="914">2.74490737915039</cx:pt>
          <cx:pt idx="915">1.96534156799316</cx:pt>
          <cx:pt idx="916">2.22121453285217</cx:pt>
          <cx:pt idx="917">6.93942904472351</cx:pt>
          <cx:pt idx="918">2.57764339447021</cx:pt>
          <cx:pt idx="919">2.23316192626953</cx:pt>
          <cx:pt idx="920">2.53582835197448</cx:pt>
          <cx:pt idx="921">2.01611804962158</cx:pt>
          <cx:pt idx="922">1.86677598953247</cx:pt>
          <cx:pt idx="923">2.05395126342773</cx:pt>
          <cx:pt idx="924">2.1037321090698198</cx:pt>
          <cx:pt idx="925">2.11169672012329</cx:pt>
          <cx:pt idx="926">2.11966180801391</cx:pt>
          <cx:pt idx="927">1.93746471405029</cx:pt>
          <cx:pt idx="928">1.55614399909973</cx:pt>
          <cx:pt idx="929">2.41237235069274</cx:pt>
          <cx:pt idx="930">2.05892944335937</cx:pt>
          <cx:pt idx="931">2.55076265335083</cx:pt>
          <cx:pt idx="932">6.40777063369751</cx:pt>
          <cx:pt idx="933">1.80206108093261</cx:pt>
          <cx:pt idx="934">2.87831950187683</cx:pt>
          <cx:pt idx="935">2.64634156227111</cx:pt>
          <cx:pt idx="936">2.30484580993652</cx:pt>
          <cx:pt idx="937">2.4073941707611</cx:pt>
          <cx:pt idx="938">3.71662616729736</cx:pt>
          <cx:pt idx="939">2.02010083198547</cx:pt>
          <cx:pt idx="940">2.10174059867858</cx:pt>
          <cx:pt idx="941">1.95936799049377</cx:pt>
          <cx:pt idx="942">2.55574083328247</cx:pt>
          <cx:pt idx="943">1.80106520652771</cx:pt>
          <cx:pt idx="944">2.81758713722229</cx:pt>
          <cx:pt idx="945">2.5497670173645</cx:pt>
          <cx:pt idx="946">6.36993789672851</cx:pt>
          <cx:pt idx="947">2.62642908096313</cx:pt>
          <cx:pt idx="948">2.14056897163391</cx:pt>
          <cx:pt idx="949">2.43527150154113</cx:pt>
          <cx:pt idx="950">2.21524095535278</cx:pt>
          <cx:pt idx="951">2.33570981025695</cx:pt>
          <cx:pt idx="952">2.2859296798706</cx:pt>
          <cx:pt idx="953">1.94144701957702</cx:pt>
          <cx:pt idx="954">2.09576725959777</cx:pt>
          <cx:pt idx="955">2.07784557342529</cx:pt>
          <cx:pt idx="956">2.09278035163879</cx:pt>
          <cx:pt idx="957">2.22021865844726</cx:pt>
          <cx:pt idx="958">2.1784029006958</cx:pt>
          <cx:pt idx="959">2.13061380386352</cx:pt>
          <cx:pt idx="960">6.47148966789245</cx:pt>
          <cx:pt idx="961">2.33770132064819</cx:pt>
          <cx:pt idx="962">2.05992484092712</cx:pt>
          <cx:pt idx="963">1.69254350662231</cx:pt>
          <cx:pt idx="964">1.86876726150512</cx:pt>
          <cx:pt idx="965">2.26999974250793</cx:pt>
          <cx:pt idx="966">2.0350341796875</cx:pt>
          <cx:pt idx="967">2.44224095344543</cx:pt>
          <cx:pt idx="968">1.52528071403503</cx:pt>
          <cx:pt idx="969">2.28393769264221</cx:pt>
          <cx:pt idx="970">2.36159586906433</cx:pt>
          <cx:pt idx="971">1.92750835418701</cx:pt>
          <cx:pt idx="972">2.2232060432434</cx:pt>
          <cx:pt idx="973">2.65828895568847</cx:pt>
          <cx:pt idx="974">1.93149065971374</cx:pt>
          <cx:pt idx="975">2.2809510231018</cx:pt>
          <cx:pt idx="976">6.12601208686828</cx:pt>
          <cx:pt idx="977">1.9633502960205</cx:pt>
          <cx:pt idx="978">2.03603053092956</cx:pt>
          <cx:pt idx="979">2.64733695983886</cx:pt>
          <cx:pt idx="980">2.57664942741394</cx:pt>
          <cx:pt idx="981">1.9673318862915</cx:pt>
          <cx:pt idx="982">2.1505262851715</cx:pt>
          <cx:pt idx="983">1.46255660057067</cx:pt>
          <cx:pt idx="984">2.11567878723144</cx:pt>
          <cx:pt idx="985">1.10513138771057</cx:pt>
          <cx:pt idx="986">2.96892046928405</cx:pt>
          <cx:pt idx="987">1.89465308189392</cx:pt>
          <cx:pt idx="988">2.5069556236267</cx:pt>
          <cx:pt idx="989">1.84188628196716</cx:pt>
          <cx:pt idx="990">2.92312169075012</cx:pt>
          <cx:pt idx="991">6.31318664550781</cx:pt>
          <cx:pt idx="992">1.74630689620971</cx:pt>
          <cx:pt idx="993">2.50894665718078</cx:pt>
          <cx:pt idx="994">1.90361356735229</cx:pt>
          <cx:pt idx="995">1.72639465332031</cx:pt>
          <cx:pt idx="996">2.02209162712097</cx:pt>
          <cx:pt idx="997">2.20130205154418</cx:pt>
          <cx:pt idx="998">2.22420144081115</cx:pt>
          <cx:pt idx="999">1.77517938613891</cx:pt>
          <cx:pt idx="1000">2.21623611450195</cx:pt>
          <cx:pt idx="1001">2.33371877670288</cx:pt>
          <cx:pt idx="1002">2.11070132255554</cx:pt>
          <cx:pt idx="1003">2.20827150344848</cx:pt>
          <cx:pt idx="1004">1.75028920173645</cx:pt>
          <cx:pt idx="1005">1.86378908157348</cx:pt>
          <cx:pt idx="1006">6.13696360588073</cx:pt>
          <cx:pt idx="1007">1.56012678146362</cx:pt>
          <cx:pt idx="1008">1.9245216846466</cx:pt>
          <cx:pt idx="1009">2.34566593170166</cx:pt>
          <cx:pt idx="1010">2.05892920494079</cx:pt>
          <cx:pt idx="1011">2.12762737274169</cx:pt>
          <cx:pt idx="1012">2.30484580993652</cx:pt>
          <cx:pt idx="1013">2.38051223754882</cx:pt>
          <cx:pt idx="1014">1.93149065971374</cx:pt>
          <cx:pt idx="1015">2.26103949546813</cx:pt>
          <cx:pt idx="1016">1.35901284217834</cx:pt>
          <cx:pt idx="1017">1.84686303138732</cx:pt>
          <cx:pt idx="1018">1.43069720268249</cx:pt>
          <cx:pt idx="1019">2.24610495567321</cx:pt>
          <cx:pt idx="1020">2.14753913879394</cx:pt>
          <cx:pt idx="1021">2.23614835739135</cx:pt>
          <cx:pt idx="1022">6.10211730003356</cx:pt>
          <cx:pt idx="1023">2.40938520431518</cx:pt>
          <cx:pt idx="1024">2.05196022987365</cx:pt>
          <cx:pt idx="1025">1.88270568847656</cx:pt>
          <cx:pt idx="1026">2.15649938583374</cx:pt>
          <cx:pt idx="1027">2.4412453174591</cx:pt>
          <cx:pt idx="1028">1.81898617744445</cx:pt>
          <cx:pt idx="1029">1.7552683353424</cx:pt>
          <cx:pt idx="1030">2.21424436569213</cx:pt>
          <cx:pt idx="1031">3.15310907363891</cx:pt>
          <cx:pt idx="1032">1.9633502960205</cx:pt>
          <cx:pt idx="1033">2.09974932670593</cx:pt>
          <cx:pt idx="1034">1.90062665939331</cx:pt>
          <cx:pt idx="1035">2.13260602951049</cx:pt>
          <cx:pt idx="1036">1.77517962455749</cx:pt>
          <cx:pt idx="1037">5.60530471801757</cx:pt>
          <cx:pt idx="1038">2.3586094379425</cx:pt>
          <cx:pt idx="1039">2.1336007118225</cx:pt>
          <cx:pt idx="1040">2.1913456916809</cx:pt>
          <cx:pt idx="1041">1.98525381088256</cx:pt>
          <cx:pt idx="1042">2.26701283454895</cx:pt>
          <cx:pt idx="1043">2.48106980323791</cx:pt>
          <cx:pt idx="1044">2.24311780929565</cx:pt>
          <cx:pt idx="1045">3.2287757396698</cx:pt>
          <cx:pt idx="1046">2.28294277191162</cx:pt>
          <cx:pt idx="1047">2.61348605155944</cx:pt>
          <cx:pt idx="1048">1.97629380226135</cx:pt>
          <cx:pt idx="1049">2.1475384235382</cx:pt>
          <cx:pt idx="1050">2.01213550567626</cx:pt>
          <cx:pt idx="1051">5.89303827285766</cx:pt>
          <cx:pt idx="1052">1.68457841873168</cx:pt>
          <cx:pt idx="1053">2.7469003200531</cx:pt>
          <cx:pt idx="1054">2.52587080001831</cx:pt>
          <cx:pt idx="1055">1.79310035705566</cx:pt>
          <cx:pt idx="1056">2.41137623786926</cx:pt>
          <cx:pt idx="1057">2.82455658912658</cx:pt>
          <cx:pt idx="1058">1.85383296012878</cx:pt>
          <cx:pt idx="1059">2.55872750282287</cx:pt>
          <cx:pt idx="1060">2.39644265174865</cx:pt>
          <cx:pt idx="1061">2.12961769104003</cx:pt>
          <cx:pt idx="1062">2.47310447692871</cx:pt>
          <cx:pt idx="1063">2.738933801651</cx:pt>
          <cx:pt idx="1064">1.98127126693725</cx:pt>
          <cx:pt idx="1065">2.43029356002807</cx:pt>
          <cx:pt idx="1066">6.50235390663147</cx:pt>
          <cx:pt idx="1067">2.38847780227661</cx:pt>
          <cx:pt idx="1068">2.09576702117919</cx:pt>
          <cx:pt idx="1069">1.69154810905456</cx:pt>
          <cx:pt idx="1070">2.23316144943237</cx:pt>
          <cx:pt idx="1071">2.86935877799987</cx:pt>
          <cx:pt idx="1072">2.76681160926818</cx:pt>
          <cx:pt idx="1073">2.65231442451477</cx:pt>
          <cx:pt idx="1074">1.70150423049926</cx:pt>
          <cx:pt idx="1075">2.68019294738769</cx:pt>
          <cx:pt idx="1076">1.7104640007019</cx:pt>
          <cx:pt idx="1077">2.09178447723388</cx:pt>
          <cx:pt idx="1078">2.15251803398132</cx:pt>
          <cx:pt idx="1079">2.10572242736816</cx:pt>
          <cx:pt idx="1080">6.35301160812377</cx:pt>
          <cx:pt idx="1081">2.39245986938476</cx:pt>
          <cx:pt idx="1082">2.10074520111084</cx:pt>
          <cx:pt idx="1083">2.03304362297058</cx:pt>
          <cx:pt idx="1084">1.83093380928039</cx:pt>
          <cx:pt idx="1085">1.14196896553039</cx:pt>
          <cx:pt idx="1086">2.24710035324096</cx:pt>
          <cx:pt idx="1087">1.73933768272399</cx:pt>
          <cx:pt idx="1088">2.04299902915954</cx:pt>
          <cx:pt idx="1089">1.69951295852661</cx:pt>
          <cx:pt idx="1090">2.10472774505615</cx:pt>
          <cx:pt idx="1091">1.96733260154724</cx:pt>
          <cx:pt idx="1092">1.85781550407409</cx:pt>
          <cx:pt idx="1093">1.90460896492004</cx:pt>
          <cx:pt idx="1094">2.07187247276306</cx:pt>
          <cx:pt idx="1095">1.76621913909912</cx:pt>
          <cx:pt idx="1096">1.32018399238586</cx:pt>
          <cx:pt idx="1097">6.16284942626953</cx:pt>
          <cx:pt idx="1098">2.36956119537353</cx:pt>
          <cx:pt idx="1099">1.97629332542419</cx:pt>
          <cx:pt idx="1100">1.90759587287902</cx:pt>
          <cx:pt idx="1101">2.17442083358764</cx:pt>
          <cx:pt idx="1102">2.09775805473327</cx:pt>
          <cx:pt idx="1103">2.21225380897521</cx:pt>
          <cx:pt idx="1104">1.84387683868408</cx:pt>
          <cx:pt idx="1105">1.95837235450744</cx:pt>
          <cx:pt idx="1106">1.72938132286071</cx:pt>
          <cx:pt idx="1107">2.28493380546569</cx:pt>
          <cx:pt idx="1108">1.96135926246643</cx:pt>
          <cx:pt idx="1109">2.38549065589904</cx:pt>
          <cx:pt idx="1110">2.19831538200378</cx:pt>
          <cx:pt idx="1111">2.49998593330383</cx:pt>
          <cx:pt idx="1112">6.78510808944702</cx:pt>
          <cx:pt idx="1113">2.28393840789794</cx:pt>
          <cx:pt idx="1114">1.81799125671386</cx:pt>
          <cx:pt idx="1115">2.17740702629089</cx:pt>
          <cx:pt idx="1116">1.95550465583801</cx:pt>
          <cx:pt idx="1117">1.93734550476074</cx:pt>
          <cx:pt idx="1118">2.04399514198303</cx:pt>
          <cx:pt idx="1119">2.44522738456726</cx:pt>
          <cx:pt idx="1120">2.26402568817138</cx:pt>
          <cx:pt idx="1121">2.33969259262084</cx:pt>
          <cx:pt idx="1122">1.6965262889862</cx:pt>
          <cx:pt idx="1123">2.31579828262329</cx:pt>
          <cx:pt idx="1124">1.93148970603942</cx:pt>
          <cx:pt idx="1125">2.02209186553955</cx:pt>
          <cx:pt idx="1126">6.01151609420776</cx:pt>
          <cx:pt idx="1127">2.00118446350097</cx:pt>
          <cx:pt idx="1128">2.01213502883911</cx:pt>
          <cx:pt idx="1129">2.01113986968994</cx:pt>
          <cx:pt idx="1130">2.18238568305969</cx:pt>
          <cx:pt idx="1131">2.62842059135437</cx:pt>
          <cx:pt idx="1132">2.22619223594665</cx:pt>
          <cx:pt idx="1133">2.08282423019409</cx:pt>
          <cx:pt idx="1134">2.58959126472473</cx:pt>
          <cx:pt idx="1135">2.3755350112915</cx:pt>
          <cx:pt idx="1136">2.07884120941162</cx:pt>
          <cx:pt idx="1137">1.97330689430236</cx:pt>
          <cx:pt idx="1138">2.18935489654541</cx:pt>
          <cx:pt idx="1139">2.16546010971069</cx:pt>
          <cx:pt idx="1140">2.1256353855133</cx:pt>
          <cx:pt idx="1141">6.56109571456909</cx:pt>
          <cx:pt idx="1142">2.97688460350036</cx:pt>
          <cx:pt idx="1143">2.47410011291503</cx:pt>
          <cx:pt idx="1144">2.1664559841156</cx:pt>
          <cx:pt idx="1145">2.6423590183258</cx:pt>
          <cx:pt idx="1146">1.84686374664306</cx:pt>
          <cx:pt idx="1147">2.80862641334533</cx:pt>
          <cx:pt idx="1148">1.70946884155273</cx:pt>
          <cx:pt idx="1149">2.21623635292053</cx:pt>
          <cx:pt idx="1150">2.38349962234497</cx:pt>
          <cx:pt idx="1151">2.01014375686645</cx:pt>
          <cx:pt idx="1152">3.12821912765502</cx:pt>
          <cx:pt idx="1153">2.16346859931945</cx:pt>
          <cx:pt idx="1154">1.92651271820068</cx:pt>
          <cx:pt idx="1155">6.15687608718872</cx:pt>
          <cx:pt idx="1156">2.21524047851562</cx:pt>
          <cx:pt idx="1157">2.3337185382843</cx:pt>
          <cx:pt idx="1158">1.92253065109252</cx:pt>
          <cx:pt idx="1159">2.05793380737304</cx:pt>
          <cx:pt idx="1160">2.51890301704406</cx:pt>
          <cx:pt idx="1161">2.06490278244018</cx:pt>
          <cx:pt idx="1162">2.18338131904602</cx:pt>
          <cx:pt idx="1163">2.57764410972595</cx:pt>
          <cx:pt idx="1164">2.4044075012207</cx:pt>
          <cx:pt idx="1165">2.52686786651611</cx:pt>
          <cx:pt idx="1166">2.35562205314636</cx:pt>
          <cx:pt idx="1167">1.83591222763061</cx:pt>
          <cx:pt idx="1168">2.83451223373413</cx:pt>
          <cx:pt idx="1169">6.20366954803466</cx:pt>
          <cx:pt idx="1170">2.61149644851684</cx:pt>
          <cx:pt idx="1171">3.23176217079162</cx:pt>
          <cx:pt idx="1172">2.02308654785156</cx:pt>
          <cx:pt idx="1173">2.07685041427612</cx:pt>
          <cx:pt idx="1174">2.02906155586242</cx:pt>
          <cx:pt idx="1175">2.83451199531555</cx:pt>
          <cx:pt idx="1176">2.03403997421264</cx:pt>
          <cx:pt idx="1177">2.49600267410278</cx:pt>
          <cx:pt idx="1178">3.33431148529052</cx:pt>
          <cx:pt idx="1179">2.52885842323303</cx:pt>
          <cx:pt idx="1180">2.35661840438842</cx:pt>
          <cx:pt idx="1181">1.76223587989807</cx:pt>
          <cx:pt idx="1182">2.1336007118225</cx:pt>
          <cx:pt idx="1183">6.17380142211914</cx:pt>
          <cx:pt idx="1184">2.33969163894653</cx:pt>
          <cx:pt idx="1185">1.76422810554504</cx:pt>
          <cx:pt idx="1186">2.00516605377197</cx:pt>
          <cx:pt idx="1187">2.1495304107666</cx:pt>
          <cx:pt idx="1188">3.6319990158081</cx:pt>
          <cx:pt idx="1189">1.77219271659851</cx:pt>
          <cx:pt idx="1190">2.17242908477783</cx:pt>
          <cx:pt idx="1191">1.85283756256103</cx:pt>
          <cx:pt idx="1192">2.59954810142517</cx:pt>
          <cx:pt idx="1193">2.31081914901733</cx:pt>
          <cx:pt idx="1194">2.41535925865173</cx:pt>
          <cx:pt idx="1195">2.00118398666381</cx:pt>
          <cx:pt idx="1196">2.08979392051696</cx:pt>
          <cx:pt idx="1197">1.53523588180542</cx:pt>
          <cx:pt idx="1198">6.23652458190918</cx:pt>
          <cx:pt idx="1199">2.45717525482177</cx:pt>
          <cx:pt idx="1200">2.14207339286804</cx:pt>
          <cx:pt idx="1201">1.77916169166564</cx:pt>
          <cx:pt idx="1202">1.45260047912597</cx:pt>
          <cx:pt idx="1203">1.94742083549499</cx:pt>
          <cx:pt idx="1204">2.00118374824523</cx:pt>
          <cx:pt idx="1205">1.99321866035461</cx:pt>
          <cx:pt idx="1206">2.11070227622985</cx:pt>
          <cx:pt idx="1207">2.66824436187744</cx:pt>
          <cx:pt idx="1208">2.11269235610961</cx:pt>
          <cx:pt idx="1209">1.58003997802734</cx:pt>
          <cx:pt idx="1210">2.16944169998168</cx:pt>
          <cx:pt idx="1211">1.74232411384582</cx:pt>
          <cx:pt idx="1212">2.47011804580688</cx:pt>
          <cx:pt idx="1213">2.14953017234802</cx:pt>
          <cx:pt idx="1214">6.96232771873474</cx:pt>
          <cx:pt idx="1215">1.91556072235107</cx:pt>
          <cx:pt idx="1216">2.31978034973144</cx:pt>
          <cx:pt idx="1217">3.05155611038208</cx:pt>
          <cx:pt idx="1218">1.90261816978454</cx:pt>
          <cx:pt idx="1219">2.59058690071105</cx:pt>
          <cx:pt idx="1220">2.37951707839965</cx:pt>
          <cx:pt idx="1221">2.18736362457275</cx:pt>
          <cx:pt idx="1222">2.60253453254699</cx:pt>
          <cx:pt idx="1223">3.00078010559082</cx:pt>
          <cx:pt idx="1224">2.5597231388092</cx:pt>
          <cx:pt idx="1225">2.40440797805786</cx:pt>
          <cx:pt idx="1226">2.73495030403137</cx:pt>
          <cx:pt idx="1227">6.17280554771423</cx:pt>
          <cx:pt idx="1228">2.53483319282531</cx:pt>
          <cx:pt idx="1229">1.8339204788208</cx:pt>
          <cx:pt idx="1230">2.01512217521667</cx:pt>
          <cx:pt idx="1231">1.64774131774902</cx:pt>
          <cx:pt idx="1232">2.47011756896972</cx:pt>
          <cx:pt idx="1233">2.02109622955322</cx:pt>
          <cx:pt idx="1234">2.17939853668212</cx:pt>
          <cx:pt idx="1235">2.31778883934021</cx:pt>
          <cx:pt idx="1236">2.11966252326965</cx:pt>
          <cx:pt idx="1237">2.71802496910095</cx:pt>
          <cx:pt idx="1238">2.1226487159729</cx:pt>
          <cx:pt idx="1239">2.73395562171936</cx:pt>
          <cx:pt idx="1240">2.32973647117614</cx:pt>
          <cx:pt idx="1241">2.74391150474548</cx:pt>
          <cx:pt idx="1242">6.17280554771423</cx:pt>
          <cx:pt idx="1243">2.45219707489013</cx:pt>
          <cx:pt idx="1244">2.12065720558166</cx:pt>
          <cx:pt idx="1245">1.88967537879943</cx:pt>
          <cx:pt idx="1246">1.91356945037841</cx:pt>
          <cx:pt idx="1247">2.34865307807922</cx:pt>
          <cx:pt idx="1248">2.74092483520507</cx:pt>
          <cx:pt idx="1249">2.29289865493774</cx:pt>
          <cx:pt idx="1250">1.73137259483337</cx:pt>
          <cx:pt idx="1251">2.25406956672668</cx:pt>
          <cx:pt idx="1252">1.97131562232971</cx:pt>
          <cx:pt idx="1253">2.3247582912445</cx:pt>
          <cx:pt idx="1254">3.10830616950988</cx:pt>
          <cx:pt idx="1255">1.52926278114318</cx:pt>
          <cx:pt idx="1256">2.21026277542114</cx:pt>
          <cx:pt idx="1257">6.40279221534729</cx:pt>
          <cx:pt idx="1258">2.26900386810302</cx:pt>
          <cx:pt idx="1259">2.02109622955322</cx:pt>
          <cx:pt idx="1260">1.6089117527008</cx:pt>
          <cx:pt idx="1261">2.25904822349548</cx:pt>
          <cx:pt idx="1262">2.54279828071594</cx:pt>
          <cx:pt idx="1263">2.09875273704528</cx:pt>
          <cx:pt idx="1264">2.36159706115722</cx:pt>
          <cx:pt idx="1265">2.13260412216186</cx:pt>
          <cx:pt idx="1266">1.84686398506164</cx:pt>
          <cx:pt idx="1267">2.03403854370117</cx:pt>
          <cx:pt idx="1268">2.27199053764343</cx:pt>
          <cx:pt idx="1269">1.97828483581542</cx:pt>
          <cx:pt idx="1270">2.41137671470642</cx:pt>
          <cx:pt idx="1271">6.2424983978271396</cx:pt>
          <cx:pt idx="1272">2.3128113746643</cx:pt>
          <cx:pt idx="1273">2.48704290390014</cx:pt>
          <cx:pt idx="1274">2.13758277893066</cx:pt>
          <cx:pt idx="1275">2.09377598762512</cx:pt>
          <cx:pt idx="1276">2.17442059516906</cx:pt>
          <cx:pt idx="1277">1.72938179969787</cx:pt>
          <cx:pt idx="1278">2.04499053955078</cx:pt>
          <cx:pt idx="1279">2.38051199913024</cx:pt>
          <cx:pt idx="1280">3.83311343193054</cx:pt>
          <cx:pt idx="1281">2.27497768402099</cx:pt>
          <cx:pt idx="1282">2.45120096206665</cx:pt>
          <cx:pt idx="1283">2.16944289207458</cx:pt>
          <cx:pt idx="1284">2.57266592979431</cx:pt>
          <cx:pt idx="1285">6.29924845695495</cx:pt>
          <cx:pt idx="1286">1.96633744239807</cx:pt>
          <cx:pt idx="1287">0.989639997482299</cx:pt>
          <cx:pt idx="1288">2.32475852966308</cx:pt>
          <cx:pt idx="1289">1.54220581054687</cx:pt>
          <cx:pt idx="1290">2.45319318771362</cx:pt>
          <cx:pt idx="1291">2.13559103012084</cx:pt>
          <cx:pt idx="1292">1.98326277732849</cx:pt>
          <cx:pt idx="1293">2.22818350791931</cx:pt>
          <cx:pt idx="1294">2.57565307617187</cx:pt>
          <cx:pt idx="1295">3.12523174285888</cx:pt>
          <cx:pt idx="1296">2.44423174858093</cx:pt>
          <cx:pt idx="1297">1.98226833343505</cx:pt>
          <cx:pt idx="1298">1.76223492622375</cx:pt>
          <cx:pt idx="1299">2.57465767860412</cx:pt>
          <cx:pt idx="1300">6.31418251991272</cx:pt>
          <cx:pt idx="1301">2.08581137657165</cx:pt>
          <cx:pt idx="1302">2.3536307811737</cx:pt>
          <cx:pt idx="1303">2.46215295791625</cx:pt>
          <cx:pt idx="1304">2.88528871536254</cx:pt>
          <cx:pt idx="1305">2.08382010459899</cx:pt>
          <cx:pt idx="1306">1.89863562583923</cx:pt>
          <cx:pt idx="1307">1.54817938804626</cx:pt>
          <cx:pt idx="1308">2.16147756576538</cx:pt>
          <cx:pt idx="1309">2.35064435005188</cx:pt>
          <cx:pt idx="1310">2.58959150314331</cx:pt>
          <cx:pt idx="1311">2.44622302055358</cx:pt>
          <cx:pt idx="1312">2.35462689399719</cx:pt>
          <cx:pt idx="1313">2.0698812007904</cx:pt>
          <cx:pt idx="1314">1.74630618095397</cx:pt>
          <cx:pt idx="1315">6.21063899993896</cx:pt>
          <cx:pt idx="1316">2.19931125640869</cx:pt>
          <cx:pt idx="1317">2.15052556991577</cx:pt>
          <cx:pt idx="1318">2.19731998443603</cx:pt>
          <cx:pt idx="1319">2.30882835388183</cx:pt>
          <cx:pt idx="1320">2.016117811203</cx:pt>
          <cx:pt idx="1321">2.3904685974121</cx:pt>
          <cx:pt idx="1322">2.00516676902771</cx:pt>
          <cx:pt idx="1323">2.11767029762268</cx:pt>
          <cx:pt idx="1324">2.0897934436798</cx:pt>
          <cx:pt idx="1325">1.1459515094757</cx:pt>
          <cx:pt idx="1326">1.9334819316864</cx:pt>
          <cx:pt idx="1327">1.90162253379821</cx:pt>
          <cx:pt idx="1328">2.24013090133667</cx:pt>
          <cx:pt idx="1329">2.53682398796081</cx:pt>
          <cx:pt idx="1330">6.39681911468505</cx:pt>
          <cx:pt idx="1331">1.92750835418701</cx:pt>
          <cx:pt idx="1332">2.23216581344604</cx:pt>
          <cx:pt idx="1333">1.29628992080688</cx:pt>
          <cx:pt idx="1334">2.1744201183319</cx:pt>
          <cx:pt idx="1335">2.57963585853576</cx:pt>
          <cx:pt idx="1336">2.20428848266601</cx:pt>
          <cx:pt idx="1337">2.02607464790344</cx:pt>
          <cx:pt idx="1338">2.10472702980041</cx:pt>
          <cx:pt idx="1339">2.64534568786621</cx:pt>
          <cx:pt idx="1340">2.61846423149108</cx:pt>
          <cx:pt idx="1341">1.96335053443908</cx:pt>
          <cx:pt idx="1342">2.07286810874938</cx:pt>
          <cx:pt idx="1343">2.18935465812683</cx:pt>
          <cx:pt idx="1344">2.27298617362976</cx:pt>
          <cx:pt idx="1345">6.35699462890625</cx:pt>
          <cx:pt idx="1346">1.77617478370666</cx:pt>
          <cx:pt idx="1347">1.83292484283447</cx:pt>
          <cx:pt idx="1348">1.87971925735473</cx:pt>
          <cx:pt idx="1349">2.86438131332397</cx:pt>
          <cx:pt idx="1350">1.69851684570312</cx:pt>
          <cx:pt idx="1351">2.19035029411315</cx:pt>
          <cx:pt idx="1352">2.07187223434448</cx:pt>
          <cx:pt idx="1353">2.07485938072204</cx:pt>
          <cx:pt idx="1354">2.12364435195922</cx:pt>
          <cx:pt idx="1355">2.03005671501159</cx:pt>
          <cx:pt idx="1356">2.25307393074035</cx:pt>
          <cx:pt idx="1357">2.40142202377319</cx:pt>
          <cx:pt idx="1358">1.96832680702209</cx:pt>
          <cx:pt idx="1359">2.23813986778259</cx:pt>
          <cx:pt idx="1360">5.81737160682678</cx:pt>
          <cx:pt idx="1361">2.4243197441101</cx:pt>
          <cx:pt idx="1362">2.10871076583862</cx:pt>
          <cx:pt idx="1363">2.14156436920166</cx:pt>
          <cx:pt idx="1364">2.50795125961303</cx:pt>
          <cx:pt idx="1365">2.69910931587219</cx:pt>
          <cx:pt idx="1366">1.24551248550415</cx:pt>
          <cx:pt idx="1367">1.91456580162048</cx:pt>
          <cx:pt idx="1368">2.44224047660827</cx:pt>
          <cx:pt idx="1369">2.39544701576232</cx:pt>
          <cx:pt idx="1370">1.41576266288757</cx:pt>
          <cx:pt idx="1371">2.46513962745666</cx:pt>
          <cx:pt idx="1372">1.78712725639343</cx:pt>
          <cx:pt idx="1373">2.58063149452209</cx:pt>
          <cx:pt idx="1374">2.15948557853698</cx:pt>
          <cx:pt idx="1375">6.42768311500549</cx:pt>
          <cx:pt idx="1376">2.39245986938476</cx:pt>
          <cx:pt idx="1377">2.30185985565185</cx:pt>
          <cx:pt idx="1378">1.96235370635986</cx:pt>
          <cx:pt idx="1379">2.10970640182495</cx:pt>
          <cx:pt idx="1380">2.57664823532104</cx:pt>
          <cx:pt idx="1381">2.09377598762512</cx:pt>
          <cx:pt idx="1382">2.44124484062194</cx:pt>
          <cx:pt idx="1383">2.60253453254699</cx:pt>
          <cx:pt idx="1384">2.15849065780639</cx:pt>
          <cx:pt idx="1385">1.85682010650634</cx:pt>
          <cx:pt idx="1386">1.7881224155426</cx:pt>
          <cx:pt idx="1387">2.39146566390991</cx:pt>
          <cx:pt idx="1388">2.12264704704284</cx:pt>
          <cx:pt idx="1389">5.80044603347778</cx:pt>
          <cx:pt idx="1390">2.08083319664001</cx:pt>
          <cx:pt idx="1391">2.16645526885986</cx:pt>
          <cx:pt idx="1392">2.54478931427001</cx:pt>
          <cx:pt idx="1393">2.14554834365844</cx:pt>
          <cx:pt idx="1394">1.98027515411376</cx:pt>
          <cx:pt idx="1395">2.39942932128906</cx:pt>
          <cx:pt idx="1396">2.19234180450439</cx:pt>
          <cx:pt idx="1397">2.66824555397033</cx:pt>
          <cx:pt idx="1398">2.54080581665039</cx:pt>
          <cx:pt idx="1399">1.85681986808776</cx:pt>
          <cx:pt idx="1400">2.60503387451171</cx:pt>
          <cx:pt idx="1401">1.79310011863708</cx:pt>
          <cx:pt idx="1402">2.13857865333557</cx:pt>
          <cx:pt idx="1403">1.65172290802001</cx:pt>
          <cx:pt idx="1404">6.16384553909301</cx:pt>
          <cx:pt idx="1405">1.98425817489624</cx:pt>
          <cx:pt idx="1406">1.71046447753906</cx:pt>
          <cx:pt idx="1407">2.20827150344848</cx:pt>
          <cx:pt idx="1408">2.13360023498535</cx:pt>
          <cx:pt idx="1409">1.95140314102172</cx:pt>
          <cx:pt idx="1410">2.08382058143615</cx:pt>
          <cx:pt idx="1411">1.90261721611022</cx:pt>
          <cx:pt idx="1412">3.00774955749511</cx:pt>
          <cx:pt idx="1413">2.53184580802917</cx:pt>
          <cx:pt idx="1414">2.32276725769042</cx:pt>
          <cx:pt idx="1415">2.17641162872314</cx:pt>
          <cx:pt idx="1416">2.51549506187438</cx:pt>
          <cx:pt idx="1417">1.63878035545349</cx:pt>
          <cx:pt idx="1418">3.17899513244628</cx:pt>
          <cx:pt idx="1419">6.90358591079711</cx:pt>
          <cx:pt idx="1420">2.1067190170288</cx:pt>
          <cx:pt idx="1421">2.29488968849182</cx:pt>
          <cx:pt idx="1422">2.35761380195617</cx:pt>
          <cx:pt idx="1423">2.66426277160644</cx:pt>
          <cx:pt idx="1424">2.23814034461975</cx:pt>
          <cx:pt idx="1425">2.01213526725769</cx:pt>
          <cx:pt idx="1426">2.19234156608581</cx:pt>
          <cx:pt idx="1427">3.28652191162109</cx:pt>
          <cx:pt idx="1428">2.44821405410766</cx:pt>
          <cx:pt idx="1429">3.19094157218933</cx:pt>
          <cx:pt idx="1430">1.9145655632019</cx:pt>
          <cx:pt idx="1431">1.98226714134216</cx:pt>
          <cx:pt idx="1432">3.4955997467041</cx:pt>
          <cx:pt idx="1433">6.10112237930297</cx:pt>
          <cx:pt idx="1434">2.01313090324401</cx:pt>
          <cx:pt idx="1435">2.22519659996032</cx:pt>
          <cx:pt idx="1436">1.92949962615966</cx:pt>
          <cx:pt idx="1437">1.94244265556335</cx:pt>
          <cx:pt idx="1438">1.83790302276611</cx:pt>
          <cx:pt idx="1439">1.8050479888916</cx:pt>
          <cx:pt idx="1440">3.19293332099914</cx:pt>
          <cx:pt idx="1441">2.51292896270751</cx:pt>
          <cx:pt idx="1442">2.36259174346923</cx:pt>
          <cx:pt idx="1443">2.13160967826843</cx:pt>
          <cx:pt idx="1444">2.60253429412841</cx:pt>
          <cx:pt idx="1445">1.62882423400878</cx:pt>
          <cx:pt idx="1446">2.26999926567077</cx:pt>
          <cx:pt idx="1447">6.41971802711486</cx:pt>
          <cx:pt idx="1448">2.53682398796081</cx:pt>
          <cx:pt idx="1449">2.86736798286438</cx:pt>
          <cx:pt idx="1450">2.13957405090332</cx:pt>
          <cx:pt idx="1451">1.86777234077453</cx:pt>
          <cx:pt idx="1452">2.0141258239746</cx:pt>
          <cx:pt idx="1453">2.79667925834655</cx:pt>
          <cx:pt idx="1454">2.47609186172485</cx:pt>
          <cx:pt idx="1455">2.1883590221405</cx:pt>
          <cx:pt idx="1456">1.80106544494628</cx:pt>
          <cx:pt idx="1457">2.05295538902282</cx:pt>
          <cx:pt idx="1458">1.64674544334411</cx:pt>
          <cx:pt idx="1459">2.02806520462036</cx:pt>
          <cx:pt idx="1460">2.05096459388732</cx:pt>
          <cx:pt idx="1461">3.11925816535949</cx:pt>
          <cx:pt idx="1462">2.59855198860168</cx:pt>
          <cx:pt idx="1463">6.04636263847351</cx:pt>
          <cx:pt idx="1464">2.67322278022766</cx:pt>
          <cx:pt idx="1465">2.25506544113159</cx:pt>
          <cx:pt idx="1466">2.67521452903747</cx:pt>
          <cx:pt idx="1467">2.17740750312805</cx:pt>
          <cx:pt idx="1468">2.23515272140502</cx:pt>
          <cx:pt idx="1469">2.32675004005432</cx:pt>
          <cx:pt idx="1470">2.15649962425231</cx:pt>
          <cx:pt idx="1471">2.75585865974426</cx:pt>
          <cx:pt idx="1472">2.51591610908508</cx:pt>
          <cx:pt idx="1473">2.31480193138122</cx:pt>
          <cx:pt idx="1474">2.51292943954467</cx:pt>
          <cx:pt idx="1475">1.75227999687194</cx:pt>
          <cx:pt idx="1476">6.12999486923217</cx:pt>
          <cx:pt idx="1477">2.01512241363525</cx:pt>
          <cx:pt idx="1478">2.11966156959533</cx:pt>
          <cx:pt idx="1479">1.74331951141357</cx:pt>
          <cx:pt idx="1480">2.48206543922424</cx:pt>
          <cx:pt idx="1481">2.08780217170715</cx:pt>
          <cx:pt idx="1482">2.02109575271606</cx:pt>
          <cx:pt idx="1483">2.76979780197143</cx:pt>
          <cx:pt idx="1484">2.22818374633789</cx:pt>
          <cx:pt idx="1485">2.7488899230957</cx:pt>
          <cx:pt idx="1486">2.04300022125244</cx:pt>
          <cx:pt idx="1487">2.40440678596496</cx:pt>
          <cx:pt idx="1488">2.19731974601745</cx:pt>
          <cx:pt idx="1489">2.55574059486389</cx:pt>
          <cx:pt idx="1490">5.73672699928283</cx:pt>
          <cx:pt idx="1491">2.30584120750427</cx:pt>
          <cx:pt idx="1492">2.22519922256469</cx:pt>
          <cx:pt idx="1493">2.41237449645996</cx:pt>
          <cx:pt idx="1494">2.26701426506042</cx:pt>
          <cx:pt idx="1495">2.31878757476806</cx:pt>
          <cx:pt idx="1496">2.14853596687316</cx:pt>
          <cx:pt idx="1497">2.24411535263061</cx:pt>
          <cx:pt idx="1498">1.89067244529724</cx:pt>
          <cx:pt idx="1499">2.03105401992797</cx:pt>
          <cx:pt idx="1500">1.70947074890136</cx:pt>
          <cx:pt idx="1501">2.27298831939697</cx:pt>
          <cx:pt idx="1502">1.95339584350585</cx:pt>
          <cx:pt idx="1503">2.12961983680725</cx:pt>
          <cx:pt idx="1504">1.83093547821044</cx:pt>
          <cx:pt idx="1505">6.07026314735412</cx:pt>
          <cx:pt idx="1506">2.53583145141601</cx:pt>
          <cx:pt idx="1507">3.35223460197448</cx:pt>
          <cx:pt idx="1508">2.64833450317382</cx:pt>
          <cx:pt idx="1509">2.53085255622863</cx:pt>
          <cx:pt idx="1510">2.67820382118225</cx:pt>
          <cx:pt idx="1511">1.72141766548156</cx:pt>
          <cx:pt idx="1512">2.36458539962768</cx:pt>
          <cx:pt idx="1513">2.11169815063476</cx:pt>
          <cx:pt idx="1514">1.79210662841796</cx:pt>
          <cx:pt idx="1515">2.62742733955383</cx:pt>
          <cx:pt idx="1516">2.19134783744812</cx:pt>
          <cx:pt idx="1517">3.21782684326171</cx:pt>
          <cx:pt idx="1518">2.30086541175842</cx:pt>
          <cx:pt idx="1519">6.14891719818115</cx:pt>
          <cx:pt idx="1520">2.13857984542846</cx:pt>
          <cx:pt idx="1521">2.2550675868988</cx:pt>
          <cx:pt idx="1522">2.09178614616394</cx:pt>
          <cx:pt idx="1523">2.55176043510437</cx:pt>
          <cx:pt idx="1524">2.49799728393554</cx:pt>
          <cx:pt idx="1525">1.67860674858093</cx:pt>
          <cx:pt idx="1526">2.51591849327087</cx:pt>
          <cx:pt idx="1527">2.5288610458374</cx:pt>
          <cx:pt idx="1528">2.38350200653076</cx:pt>
          <cx:pt idx="1529">2.3934576511383</cx:pt>
          <cx:pt idx="1530">2.20528674125671</cx:pt>
          <cx:pt idx="1531">1.96932578086853</cx:pt>
          <cx:pt idx="1532">2.39544916152954</cx:pt>
          <cx:pt idx="1533">6.20267939567565</cx:pt>
          <cx:pt idx="1534">2.04598832130432</cx:pt>
          <cx:pt idx="1535">1.594975233078</cx:pt>
          <cx:pt idx="1536">1.96235585212707</cx:pt>
          <cx:pt idx="1537">3.1511206626892</cx:pt>
          <cx:pt idx="1538">1.94144964218139</cx:pt>
          <cx:pt idx="1539">2.26800942420959</cx:pt>
          <cx:pt idx="1540">2.20030856132507</cx:pt>
          <cx:pt idx="1541">2.81958103179931</cx:pt>
          <cx:pt idx="1542">2.16844868659973</cx:pt>
          <cx:pt idx="1543">1.4804790019989</cx:pt>
          <cx:pt idx="1544">1.47151923179626</cx:pt>
          <cx:pt idx="1545">2.22022032737731</cx:pt>
          <cx:pt idx="1546">1.58402299880981</cx:pt>
          <cx:pt idx="1547">2.08382201194763</cx:pt>
          <cx:pt idx="1548">2.49600529670715</cx:pt>
          <cx:pt idx="1549">7.03302264213562</cx:pt>
          <cx:pt idx="1550">2.06191825866699</cx:pt>
          <cx:pt idx="1551">2.2301766872406</cx:pt>
          <cx:pt idx="1552">2.35363364219665</cx:pt>
          <cx:pt idx="1553">1.9613606929779</cx:pt>
          <cx:pt idx="1554">1.62185621261596</cx:pt>
          <cx:pt idx="1555">1.95538711547851</cx:pt>
          <cx:pt idx="1556">1.92950177192687</cx:pt>
          <cx:pt idx="1557">1.84985184669494</cx:pt>
          <cx:pt idx="1558">2.38748431205749</cx:pt>
          <cx:pt idx="1559">1.79509401321411</cx:pt>
          <cx:pt idx="1560">2.66326856613159</cx:pt>
          <cx:pt idx="1561">1.71345281600952</cx:pt>
          <cx:pt idx="1562">1.71544408798217</cx:pt>
          <cx:pt idx="1563">2.1584928035736</cx:pt>
          <cx:pt idx="1564">6.62083792686462</cx:pt>
          <cx:pt idx="1565">2.3207778930664</cx:pt>
          <cx:pt idx="1566">2.29588747024536</cx:pt>
          <cx:pt idx="1567">2.32476043701171</cx:pt>
          <cx:pt idx="1568">1.91755390167236</cx:pt>
          <cx:pt idx="1569">2.51890516281127</cx:pt>
          <cx:pt idx="1570">2.54379534721374</cx:pt>
          <cx:pt idx="1571">1.86478662490844</cx:pt>
          <cx:pt idx="1572">1.96036529541015</cx:pt>
          <cx:pt idx="1573">2.48804140090942</cx:pt>
          <cx:pt idx="1574">1.25845670700073</cx:pt>
          <cx:pt idx="1575">1.87573814392089</cx:pt>
          <cx:pt idx="1576">2.50596261024475</cx:pt>
          <cx:pt idx="1577">1.95339584350585</cx:pt>
          <cx:pt idx="1578">2.04001593589782</cx:pt>
          <cx:pt idx="1579">6.59196352958679</cx:pt>
          <cx:pt idx="1580">2.38350200653076</cx:pt>
          <cx:pt idx="1581">2.65829110145568</cx:pt>
          <cx:pt idx="1582">2.56171703338623</cx:pt>
          <cx:pt idx="1583">1.99819827079772</cx:pt>
          <cx:pt idx="1584">2.25904941558837</cx:pt>
          <cx:pt idx="1585">2.07386517524719</cx:pt>
          <cx:pt idx="1586">2.24511098861694</cx:pt>
          <cx:pt idx="1587">2.28294515609741</cx:pt>
          <cx:pt idx="1588">2.58959364891052</cx:pt>
          <cx:pt idx="1589">1.89365911483764</cx:pt>
          <cx:pt idx="1590">2.28692698478698</cx:pt>
          <cx:pt idx="1591">1.86777353286743</cx:pt>
          <cx:pt idx="1592">2.1435580253601</cx:pt>
          <cx:pt idx="1593">5.94680714607238</cx:pt>
          <cx:pt idx="1594">1.8448736667633</cx:pt>
          <cx:pt idx="1595">2.13908791542053</cx:pt>
          <cx:pt idx="1596">2.30584383010864</cx:pt>
          <cx:pt idx="1597">2.24212408065795</cx:pt>
          <cx:pt idx="1598">2.06689643859863</cx:pt>
          <cx:pt idx="1599">2.78572988510131</cx:pt>
          <cx:pt idx="1600">2.07087874412536</cx:pt>
          <cx:pt idx="1601">2.10472917556762</cx:pt>
          <cx:pt idx="1602">1.95040965080261</cx:pt>
          <cx:pt idx="1603">2.73495364189147</cx:pt>
          <cx:pt idx="1604">2.56072068214416</cx:pt>
          <cx:pt idx="1605">1.86179971694946</cx:pt>
          <cx:pt idx="1606">2.24411535263061</cx:pt>
          <cx:pt idx="1607">6.26241660118103</cx:pt>
          <cx:pt idx="1608">1.66964602470397</cx:pt>
          <cx:pt idx="1609">2.31878662109375</cx:pt>
          <cx:pt idx="1610">1.94742250442504</cx:pt>
          <cx:pt idx="1611">1.93746638298034</cx:pt>
          <cx:pt idx="1612">3.23674321174621</cx:pt>
          <cx:pt idx="1613">1.95040917396545</cx:pt>
          <cx:pt idx="1614">2.25705885887146</cx:pt>
          <cx:pt idx="1615">1.78414130210876</cx:pt>
          <cx:pt idx="1616">2.33670759201049</cx:pt>
          <cx:pt idx="1617">1.88370323181152</cx:pt>
          <cx:pt idx="1618">2.30982613563537</cx:pt>
          <cx:pt idx="1619">2.12265110015869</cx:pt>
          <cx:pt idx="1620">3.88190126419067</cx:pt>
          <cx:pt idx="1621">6.44760060310363</cx:pt>
          <cx:pt idx="1622">1.99122953414917</cx:pt>
          <cx:pt idx="1623">1.68259000778198</cx:pt>
          <cx:pt idx="1624">3.19193983078002</cx:pt>
          <cx:pt idx="1625">2.3277473449707</cx:pt>
          <cx:pt idx="1626">2.52487874031066</cx:pt>
          <cx:pt idx="1627">2.51890540122985</cx:pt>
          <cx:pt idx="1628">2.93805956840515</cx:pt>
          <cx:pt idx="1629">2.56569862365722</cx:pt>
          <cx:pt idx="1630">2.34765911102294</cx:pt>
          <cx:pt idx="1631">2.63638806343078</cx:pt>
          <cx:pt idx="1632">2.78174757957458</cx:pt>
          <cx:pt idx="1633">7.64930748939514</cx:pt>
          <cx:pt idx="1634">2.45817399024963</cx:pt>
          <cx:pt idx="1635">2.07286858558654</cx:pt>
          <cx:pt idx="1636">1.85184431076049</cx:pt>
          <cx:pt idx="1637">2.0101454257965</cx:pt>
          <cx:pt idx="1638">1.65968990325927</cx:pt>
          <cx:pt idx="1639">1.68358397483825</cx:pt>
          <cx:pt idx="1640">2.13260698318481</cx:pt>
          <cx:pt idx="1641">2.38250565528869</cx:pt>
          <cx:pt idx="1642">1.95339632034301</cx:pt>
          <cx:pt idx="1643">2.05793571472167</cx:pt>
          <cx:pt idx="1644">2.19931268692016</cx:pt>
          <cx:pt idx="1645">2.11468577384948</cx:pt>
          <cx:pt idx="1646">1.8767340183258</cx:pt>
          <cx:pt idx="1647">1.98923778533935</cx:pt>
          <cx:pt idx="1648">5.89105224609375</cx:pt>
          <cx:pt idx="1649">3.08242440223693</cx:pt>
          <cx:pt idx="1650">2.87433838844299</cx:pt>
          <cx:pt idx="1651">2.15251922607421</cx:pt>
          <cx:pt idx="1652">2.09377741813659</cx:pt>
          <cx:pt idx="1653">2.08083510398864</cx:pt>
          <cx:pt idx="1654">2.45419025421142</cx:pt>
          <cx:pt idx="1655">2.6334011554718</cx:pt>
          <cx:pt idx="1656">1.88469839096069</cx:pt>
          <cx:pt idx="1657">2.23415946960449</cx:pt>
          <cx:pt idx="1658">3.53144526481628</cx:pt>
          <cx:pt idx="1659">1.53225111961364</cx:pt>
          <cx:pt idx="1660">1.78812408447265</cx:pt>
          <cx:pt idx="1661">2.31978249549865</cx:pt>
          <cx:pt idx="1662">5.93187236785888</cx:pt>
          <cx:pt idx="1663">1.99322056770324</cx:pt>
          <cx:pt idx="1664">2.19134807586669</cx:pt>
          <cx:pt idx="1665">2.1943347454071</cx:pt>
          <cx:pt idx="1666">1.73933887481689</cx:pt>
          <cx:pt idx="1667">1.8856942653656</cx:pt>
          <cx:pt idx="1668">2.05395293235778</cx:pt>
          <cx:pt idx="1669">1.83491826057434</cx:pt>
          <cx:pt idx="1670">2.12961959838867</cx:pt>
          <cx:pt idx="1671">2.40938806533813</cx:pt>
          <cx:pt idx="1672">2.34467244148254</cx:pt>
          <cx:pt idx="1673">2.21424722671508</cx:pt>
          <cx:pt idx="1674">2.43328285217285</cx:pt>
          <cx:pt idx="1675">2.05693888664245</cx:pt>
          <cx:pt idx="1676">1.62285256385803</cx:pt>
          <cx:pt idx="1677">6.60590362548828</cx:pt>
          <cx:pt idx="1678">1.98326420783996</cx:pt>
          <cx:pt idx="1679">2.30285692214965</cx:pt>
          <cx:pt idx="1680">2.11568117141723</cx:pt>
          <cx:pt idx="1681">2.04001474380493</cx:pt>
          <cx:pt idx="1682">2.07983922958374</cx:pt>
          <cx:pt idx="1683">2.21424722671508</cx:pt>
          <cx:pt idx="1684">1.95737791061401</cx:pt>
          <cx:pt idx="1685">2.4611599445343</cx:pt>
          <cx:pt idx="1686">2.18636989593505</cx:pt>
          <cx:pt idx="1687">2.25506711006164</cx:pt>
          <cx:pt idx="1688">2.00915050506591</cx:pt>
          <cx:pt idx="1689">2.30086541175842</cx:pt>
          <cx:pt idx="1690">2.32276916503906</cx:pt>
          <cx:pt idx="1691">2.12961983680725</cx:pt>
          <cx:pt idx="1692">6.78013658523559</cx:pt>
          <cx:pt idx="1693">2.11866784095764</cx:pt>
          <cx:pt idx="1694">2.5338397026062</cx:pt>
          <cx:pt idx="1695">2.0977599620819</cx:pt>
          <cx:pt idx="1696">1.67860627174377</cx:pt>
          <cx:pt idx="1697">2.1843786239624</cx:pt>
          <cx:pt idx="1698">2.49600625038146</cx:pt>
          <cx:pt idx="1699">2.09178614616394</cx:pt>
          <cx:pt idx="1700">2.13559389114379</cx:pt>
          <cx:pt idx="1701">2.18139147758483</cx:pt>
          <cx:pt idx="1702">2.29987049102783</cx:pt>
          <cx:pt idx="1703">2.4631507396698</cx:pt>
          <cx:pt idx="1704">1.79808092117309</cx:pt>
          <cx:pt idx="1705">1.88868069648742</cx:pt>
          <cx:pt idx="1706">6.52824521064758</cx:pt>
          <cx:pt idx="1707">2.01014614105224</cx:pt>
          <cx:pt idx="1708">2.46016407012939</cx:pt>
          <cx:pt idx="1709">1.81799221038818</cx:pt>
          <cx:pt idx="1710">2.05096673965454</cx:pt>
          <cx:pt idx="1711">2.23415994644165</cx:pt>
          <cx:pt idx="1712">2.30882954597473</cx:pt>
          <cx:pt idx="1713">2.34268140792846</cx:pt>
          <cx:pt idx="1714">2.13360261917114</cx:pt>
          <cx:pt idx="1715">1.9981985092163</cx:pt>
          <cx:pt idx="1716">2.05793595314025</cx:pt>
          <cx:pt idx="1717">2.07386541366577</cx:pt>
          <cx:pt idx="1718">2.24511241912841</cx:pt>
          <cx:pt idx="1719">2.9868426322937</cx:pt>
          <cx:pt idx="1720">2.33471655845642</cx:pt>
          <cx:pt idx="1721">6.38089513778686</cx:pt>
          <cx:pt idx="1722">2.2401328086853</cx:pt>
          <cx:pt idx="1723">2.85343170166015</cx:pt>
          <cx:pt idx="1724">2.3108217716217</cx:pt>
          <cx:pt idx="1725">2.24311995506286</cx:pt>
          <cx:pt idx="1726">2.58063387870788</cx:pt>
          <cx:pt idx="1727">2.53085231781005</cx:pt>
          <cx:pt idx="1728">2.82157158851623</cx:pt>
          <cx:pt idx="1729">1.94045329093933</cx:pt>
          <cx:pt idx="1730">2.11568140983581</cx:pt>
          <cx:pt idx="1731">2.21424722671508</cx:pt>
          <cx:pt idx="1732">2.18935656547546</cx:pt>
          <cx:pt idx="1733">2.23515486717224</cx:pt>
          <cx:pt idx="1734">2.11767268180847</cx:pt>
          <cx:pt idx="1735">6.53023695945739</cx:pt>
          <cx:pt idx="1736">2.46514225006103</cx:pt>
          <cx:pt idx="1737">2.0868079662323</cx:pt>
          <cx:pt idx="1738">2.46912455558776</cx:pt>
          <cx:pt idx="1739">1.94742321968078</cx:pt>
          <cx:pt idx="1740">2.76382565498352</cx:pt>
          <cx:pt idx="1741">2.14057254791259</cx:pt>
          <cx:pt idx="1742">2.04200506210327</cx:pt>
          <cx:pt idx="1743">1.73535633087158</cx:pt>
          <cx:pt idx="1744">1.81799244880676</cx:pt>
          <cx:pt idx="1745">2.39047122001647</cx:pt>
          <cx:pt idx="1746">1.77219438552856</cx:pt>
          <cx:pt idx="1747">1.95538759231567</cx:pt>
          <cx:pt idx="1748">2.36060190200805</cx:pt>
          <cx:pt idx="1749">3.23475217819213</cx:pt>
          <cx:pt idx="1750">6.00853466987609</cx:pt>
          <cx:pt idx="1751">2.9778835773468</cx:pt>
          <cx:pt idx="1752">2.49899291992187</cx:pt>
          <cx:pt idx="1753">1.92452335357666</cx:pt>
          <cx:pt idx="1754">2.77776479721069</cx:pt>
          <cx:pt idx="1755">2.53383946418762</cx:pt>
          <cx:pt idx="1756">2.09477353096008</cx:pt>
          <cx:pt idx="1757">1.60592651367187</cx:pt>
          <cx:pt idx="1758">2.45319461822509</cx:pt>
          <cx:pt idx="1759">2.0300588607788</cx:pt>
          <cx:pt idx="1760">2.05594372749328</cx:pt>
          <cx:pt idx="1761">4.2164282798767</cx:pt>
          <cx:pt idx="1762">6.49245405197143</cx:pt>
          <cx:pt idx="1763">2.57261824607849</cx:pt>
          <cx:pt idx="1764">2.60253715515136</cx:pt>
          <cx:pt idx="1765">1.74431657791137</cx:pt>
          <cx:pt idx="1766">2.5199007987976</cx:pt>
          <cx:pt idx="1767">3.16306829452514</cx:pt>
          <cx:pt idx="1768">2.42432165145874</cx:pt>
          <cx:pt idx="1769">2.403413772583</cx:pt>
          <cx:pt idx="1770">2.10572504997253</cx:pt>
          <cx:pt idx="1771">2.21822953224182</cx:pt>
          <cx:pt idx="1772">2.03503680229187</cx:pt>
          <cx:pt idx="1773">2.27298855781555</cx:pt>
          <cx:pt idx="1774">2.01512360572814</cx:pt>
          <cx:pt idx="1775">2.0390191078186</cx:pt>
          <cx:pt idx="1776">1.95837378501892</cx:pt>
          <cx:pt idx="1777">6.23354411125183</cx:pt>
          <cx:pt idx="1778">2.06490492820739</cx:pt>
          <cx:pt idx="1779">2.73694491386413</cx:pt>
          <cx:pt idx="1780">2.06988310813903</cx:pt>
          <cx:pt idx="1781">2.20926928520202</cx:pt>
          <cx:pt idx="1782">2.41436505317688</cx:pt>
          <cx:pt idx="1783">2.54877400398254</cx:pt>
          <cx:pt idx="1784">2.01014590263366</cx:pt>
          <cx:pt idx="1785">2.0111417770385698</cx:pt>
          <cx:pt idx="1786">2.12962007522583</cx:pt>
          <cx:pt idx="1787">1.67462396621704</cx:pt>
          <cx:pt idx="1788">2.33969473838806</cx:pt>
          <cx:pt idx="1789">1.98425984382629</cx:pt>
          <cx:pt idx="1790">2.39246201515197</cx:pt>
          <cx:pt idx="1791">6.35699963569641</cx:pt>
          <cx:pt idx="1792">2.34068989753723</cx:pt>
          <cx:pt idx="1793">1.44961524009704</cx:pt>
          <cx:pt idx="1794">3.11030030250549</cx:pt>
          <cx:pt idx="1795">1.6796019077301</cx:pt>
          <cx:pt idx="1796">2.30484819412231</cx:pt>
          <cx:pt idx="1797">2.48405885696411</cx:pt>
          <cx:pt idx="1798">2.15351438522338</cx:pt>
          <cx:pt idx="1799">2.04399704933166</cx:pt>
          <cx:pt idx="1800">2.10771632194519</cx:pt>
          <cx:pt idx="1801">2.44423460960388</cx:pt>
          <cx:pt idx="1802">2.44423389434814</cx:pt>
          <cx:pt idx="1803">2.26601910591125</cx:pt>
          <cx:pt idx="1804">2.16844868659973</cx:pt>
          <cx:pt idx="1805">2.35064625740051</cx:pt>
          <cx:pt idx="1806">5.51670122146606</cx:pt>
          <cx:pt idx="1807">1.97330832481384</cx:pt>
          <cx:pt idx="1808">1.9952118396759</cx:pt>
          <cx:pt idx="1809">2.03503680229187</cx:pt>
          <cx:pt idx="1810">2.14754080772399</cx:pt>
          <cx:pt idx="1811">2.42432165145874</cx:pt>
          <cx:pt idx="1812">2.45219898223876</cx:pt>
          <cx:pt idx="1813">2.14455437660217</cx:pt>
          <cx:pt idx="1814">2.36856698989868</cx:pt>
          <cx:pt idx="1815">1.9324882030487</cx:pt>
          <cx:pt idx="1816">2.21026515960693</cx:pt>
          <cx:pt idx="1817">1.72739124298095</cx:pt>
          <cx:pt idx="1818">2.08879971504211</cx:pt>
          <cx:pt idx="1819">2.1993131637573198</cx:pt>
          <cx:pt idx="1820">2.06092262268066</cx:pt>
          <cx:pt idx="1821">6.16783261299133</cx:pt>
          <cx:pt idx="1822">2.15451025962829</cx:pt>
          <cx:pt idx="1823">2.39445352554321</cx:pt>
          <cx:pt idx="1824">1.9683301448822</cx:pt>
          <cx:pt idx="1825">2.23216819763183</cx:pt>
          <cx:pt idx="1826">2.07238340377807</cx:pt>
          <cx:pt idx="1827">2.27896189689636</cx:pt>
          <cx:pt idx="1828">2.50397109985351</cx:pt>
          <cx:pt idx="1829">2.15948820114135</cx:pt>
          <cx:pt idx="1830">2.15351486206054</cx:pt>
          <cx:pt idx="1831">2.15849328041076</cx:pt>
          <cx:pt idx="1832">2.25705742835998</cx:pt>
          <cx:pt idx="1833">2.10970783233642</cx:pt>
          <cx:pt idx="1834">2.27497959136962</cx:pt>
          <cx:pt idx="1835">7.14353609085083</cx:pt>
          <cx:pt idx="1836">2.13260626792907</cx:pt>
          <cx:pt idx="1837">2.40142250061035</cx:pt>
          <cx:pt idx="1838">2.30385279655456</cx:pt>
          <cx:pt idx="1839">2.16645741462707</cx:pt>
          <cx:pt idx="1840">1.62285208702087</cx:pt>
          <cx:pt idx="1841">2.19732189178466</cx:pt>
          <cx:pt idx="1842">1.81600093841552</cx:pt>
          <cx:pt idx="1843">2.28792309761047</cx:pt>
          <cx:pt idx="1844">2.33969473838806</cx:pt>
          <cx:pt idx="1845">1.31221985816955</cx:pt>
          <cx:pt idx="1846">2.85243558883667</cx:pt>
          <cx:pt idx="1847">2.19831776618957</cx:pt>
          <cx:pt idx="1848">2.00616335868835</cx:pt>
          <cx:pt idx="1849">2.35562443733215</cx:pt>
          <cx:pt idx="1850">6.18077611923217</cx:pt>
          <cx:pt idx="1851">2.22719001770019</cx:pt>
          <cx:pt idx="1852">2.1286244392395</cx:pt>
          <cx:pt idx="1853">2.22420334815979</cx:pt>
          <cx:pt idx="1854">1.94543123245239</cx:pt>
          <cx:pt idx="1855">2.02408456802368</cx:pt>
          <cx:pt idx="1856">2.65729594230651</cx:pt>
          <cx:pt idx="1857">1.97330832481384</cx:pt>
          <cx:pt idx="1858">1.76024675369262</cx:pt>
          <cx:pt idx="1859">1.81002759933471</cx:pt>
          <cx:pt idx="1860">2.01611971855163</cx:pt>
          <cx:pt idx="1861">2.62145352363586</cx:pt>
          <cx:pt idx="1862">1.75626468658447</cx:pt>
          <cx:pt idx="1863">2.18836069107055</cx:pt>
          <cx:pt idx="1864">2.47012019157409</cx:pt>
          <cx:pt idx="1865">6.08121418952941</cx:pt>
          <cx:pt idx="1866">2.33372163772583</cx:pt>
          <cx:pt idx="1867">2.21623802185058</cx:pt>
          <cx:pt idx="1868">1.96633911132812</cx:pt>
          <cx:pt idx="1869">2.03304505348205</cx:pt>
          <cx:pt idx="1870">2.33770322799682</cx:pt>
          <cx:pt idx="1871">2.68815994262695</cx:pt>
          <cx:pt idx="1872">1.58501839637756</cx:pt>
          <cx:pt idx="1873">1.91855001449584</cx:pt>
          <cx:pt idx="1874">1.9812729358673</cx:pt>
          <cx:pt idx="1875">1.93846178054809</cx:pt>
          <cx:pt idx="1876">2.0290629863739</cx:pt>
          <cx:pt idx="1877">2.55375146865844</cx:pt>
          <cx:pt idx="1878">2.19333934783935</cx:pt>
          <cx:pt idx="1879">1.91954517364501</cx:pt>
          <cx:pt idx="1880">6.65767550468444</cx:pt>
          <cx:pt idx="1881">2.43527436256408</cx:pt>
          <cx:pt idx="1882">2.00417184829711</cx:pt>
          <cx:pt idx="1883">1.64176845550537</cx:pt>
          <cx:pt idx="1884">1.81102323532104</cx:pt>
          <cx:pt idx="1885">2.28692698478698</cx:pt>
          <cx:pt idx="1886">2.80663776397705</cx:pt>
          <cx:pt idx="1887">1.92751097679138</cx:pt>
          <cx:pt idx="1888">2.53682541847229</cx:pt>
          <cx:pt idx="1889">1.85383462905883</cx:pt>
          <cx:pt idx="1890">2.72997546195983</cx:pt>
          <cx:pt idx="1891">2.24112892150878</cx:pt>
          <cx:pt idx="1892">2.40938758850097</cx:pt>
          <cx:pt idx="1893">2.48903703689575</cx:pt>
          <cx:pt idx="1894">2.44522929191589</cx:pt>
          <cx:pt idx="1895">6.32514023780822</cx:pt>
          <cx:pt idx="1896">2.07087922096252</cx:pt>
          <cx:pt idx="1897">1.81600069999694</cx:pt>
          <cx:pt idx="1898">1.92850589752197</cx:pt>
          <cx:pt idx="1899">2.09576916694641</cx:pt>
          <cx:pt idx="1900">1.98923826217651</cx:pt>
          <cx:pt idx="1901">1.90759801864624</cx:pt>
          <cx:pt idx="1902">2.25805377960205</cx:pt>
          <cx:pt idx="1903">1.95936965942382</cx:pt>
          <cx:pt idx="1904">2.32725930213928</cx:pt>
          <cx:pt idx="1905">2.2580542564392</cx:pt>
          <cx:pt idx="1906">2.00317668914794</cx:pt>
          <cx:pt idx="1907">1.4974045753479</cx:pt>
          <cx:pt idx="1908">2.22022080421447</cx:pt>
          <cx:pt idx="1909">2.55972647666931</cx:pt>
          <cx:pt idx="1910">6.19073128700256</cx:pt>
          <cx:pt idx="1911">2.31579947471618</cx:pt>
          <cx:pt idx="1912">2.01014637947082</cx:pt>
          <cx:pt idx="1913">2.26402783393859</cx:pt>
          <cx:pt idx="1914">2.32774710655212</cx:pt>
          <cx:pt idx="1915">2.12862420082092</cx:pt>
          <cx:pt idx="1916">2.52089643478393</cx:pt>
          <cx:pt idx="1917">1.57804942131042</cx:pt>
          <cx:pt idx="1918">2.46514225006103</cx:pt>
          <cx:pt idx="1919">2.62045812606811</cx:pt>
          <cx:pt idx="1920">2.08282542228698</cx:pt>
          <cx:pt idx="1921">2.33571243286132</cx:pt>
          <cx:pt idx="1922">2.0220935344696</cx:pt>
          <cx:pt idx="1923">1.98724675178527</cx:pt>
          <cx:pt idx="1924">2.23714613914489</cx:pt>
          <cx:pt idx="1925">6.21263623237609</cx:pt>
          <cx:pt idx="1926">1.95040917396545</cx:pt>
          <cx:pt idx="1927">2.42033886909484</cx:pt>
          <cx:pt idx="1928">2.0320496559143</cx:pt>
          <cx:pt idx="1929">2.15052819252014</cx:pt>
          <cx:pt idx="1930">2.23415970802307</cx:pt>
          <cx:pt idx="1931">1.83392190933227</cx:pt>
          <cx:pt idx="1932">1.80007100105285</cx:pt>
          <cx:pt idx="1933">2.0569405555725</cx:pt>
          <cx:pt idx="1934">2.15749669075012</cx:pt>
          <cx:pt idx="1935">2.1993134021759</cx:pt>
          <cx:pt idx="1936">1.55913257598876</cx:pt>
          <cx:pt idx="1937">1.45658421516418</cx:pt>
          <cx:pt idx="1938">2.0609221458435</cx:pt>
          <cx:pt idx="1939">2.14754128456115</cx:pt>
          <cx:pt idx="1940">1.98127341270446</cx:pt>
          <cx:pt idx="1941">6.04039406776428</cx:pt>
          <cx:pt idx="1942">2.18537425994873</cx:pt>
          <cx:pt idx="1943">1.77020335197448</cx:pt>
          <cx:pt idx="1944">1.87872505187988</cx:pt>
          <cx:pt idx="1945">1.94941353797912</cx:pt>
          <cx:pt idx="1946">2.17940020561218</cx:pt>
          <cx:pt idx="1947">1.90261983871459</cx:pt>
          <cx:pt idx="1948">1.66865062713623</cx:pt>
          <cx:pt idx="1949">2.22420287132263</cx:pt>
          <cx:pt idx="1950">2.0111417770385698</cx:pt>
          <cx:pt idx="1951">2.26701474189758</cx:pt>
          <cx:pt idx="1952">1.21365571022033</cx:pt>
          <cx:pt idx="1953">1.81201720237731</cx:pt>
          <cx:pt idx="1954">2.13360261917114</cx:pt>
          <cx:pt idx="1955">1.75825667381286</cx:pt>
          <cx:pt idx="1956">2.00914931297302</cx:pt>
          <cx:pt idx="1957">6.36894726753234</cx:pt>
          <cx:pt idx="1958">4.23733615875244</cx:pt>
          <cx:pt idx="1959">2.68218612670898</cx:pt>
          <cx:pt idx="1960">2.54976940155029</cx:pt>
          <cx:pt idx="1961">2.21922516822814</cx:pt>
          <cx:pt idx="1962">2.68417716026306</cx:pt>
          <cx:pt idx="1963">1.97330832481384</cx:pt>
          <cx:pt idx="1964">2.19831776618957</cx:pt>
          <cx:pt idx="1965">1.14893913269042</cx:pt>
          <cx:pt idx="1966">2.42133522033691</cx:pt>
          <cx:pt idx="1967">2.17342662811279</cx:pt>
          <cx:pt idx="1968">2.25108480453491</cx:pt>
          <cx:pt idx="1969">1.77617669105529</cx:pt>
          <cx:pt idx="1970">2.02408456802368</cx:pt>
          <cx:pt idx="1971">6.57404470443725</cx:pt>
          <cx:pt idx="1972">2.29887390136718</cx:pt>
          <cx:pt idx="1973">1.47052288055419</cx:pt>
          <cx:pt idx="1974">1.96136116981506</cx:pt>
          <cx:pt idx="1975">2.25606250762939</cx:pt>
          <cx:pt idx="1976">1.76323461532592</cx:pt>
          <cx:pt idx="1977">1.92153596878051</cx:pt>
          <cx:pt idx="1978">2.14953184127807</cx:pt>
          <cx:pt idx="1979">2.00317692756652</cx:pt>
          <cx:pt idx="1980">2.24610662460327</cx:pt>
          <cx:pt idx="1981">2.36159801483154</cx:pt>
          <cx:pt idx="1982">1.97928237915039</cx:pt>
          <cx:pt idx="1983">2.130615234375</cx:pt>
          <cx:pt idx="1984">2.34666395187377</cx:pt>
          <cx:pt idx="1985">2.21325159072875</cx:pt>
          <cx:pt idx="1986">5.74569249153137</cx:pt>
          <cx:pt idx="1987">2.15152335166931</cx:pt>
          <cx:pt idx="1988">2.02508020401</cx:pt>
          <cx:pt idx="1989">2.20926976203918</cx:pt>
          <cx:pt idx="1990">2.21325063705444</cx:pt>
          <cx:pt idx="1991">0.913974285125732</cx:pt>
          <cx:pt idx="1992">1.8578176498413</cx:pt>
          <cx:pt idx="1993">2.35363268852233</cx:pt>
          <cx:pt idx="1994">2.28095316886901</cx:pt>
          <cx:pt idx="1995">2.03603219985961</cx:pt>
          <cx:pt idx="1996">2.07685279846191</cx:pt>
          <cx:pt idx="1997">2.32475996017456</cx:pt>
          <cx:pt idx="1998">2.20229959487915</cx:pt>
          <cx:pt idx="1999">1.87374758720397</cx:pt>
          <cx:pt idx="2000">1.53225064277648</cx:pt>
          <cx:pt idx="2001">2.36956286430358</cx:pt>
          <cx:pt idx="2002">6.18177270889282</cx:pt>
          <cx:pt idx="2003">1.85881161689758</cx:pt>
          <cx:pt idx="2004">1.87275147438049</cx:pt>
          <cx:pt idx="2005">2.1146855354309</cx:pt>
          <cx:pt idx="2006">2.1555061340332</cx:pt>
          <cx:pt idx="2007">2.78971290588378</cx:pt>
          <cx:pt idx="2008">1.67462348937988</cx:pt>
          <cx:pt idx="2009">2.17044043540954</cx:pt>
          <cx:pt idx="2010">2.26601886749267</cx:pt>
          <cx:pt idx="2011">2.41038346290588</cx:pt>
          <cx:pt idx="2012">1.90958952903747</cx:pt>
          <cx:pt idx="2013">2.18139219284057</cx:pt>
          <cx:pt idx="2014">2.18935537338256</cx:pt>
          <cx:pt idx="2015">2.03603243827819</cx:pt>
          <cx:pt idx="2016">1.94343972206115</cx:pt>
          <cx:pt idx="2017">2.0270719528198198</cx:pt>
          <cx:pt idx="2018">6.29328060150146</cx:pt>
          <cx:pt idx="2019">2.02806687355041</cx:pt>
          <cx:pt idx="2020">2.0659008026123</cx:pt>
          <cx:pt idx="2021">1.94443559646606</cx:pt>
          <cx:pt idx="2022">2.61747097969055</cx:pt>
          <cx:pt idx="2023">1.96833038330078</cx:pt>
          <cx:pt idx="2024">2.6015408039093</cx:pt>
          <cx:pt idx="2025">2.46812915802001</cx:pt>
          <cx:pt idx="2026">2.1674530506134</cx:pt>
          <cx:pt idx="2027">1.82794833183288</cx:pt>
          <cx:pt idx="2028">1.96036672592163</cx:pt>
          <cx:pt idx="2029">2.20827269554138</cx:pt>
          <cx:pt idx="2030">2.21424770355224</cx:pt>
          <cx:pt idx="2031">1.87374591827392</cx:pt>
          <cx:pt idx="2032">1.77119874954223</cx:pt>
          <cx:pt idx="2033">6.17181587219238</cx:pt>
          <cx:pt idx="2034">2.24311971664428</cx:pt>
          <cx:pt idx="2035">2.38449740409851</cx:pt>
          <cx:pt idx="2036">2.16844940185546</cx:pt>
          <cx:pt idx="2037">2.05196118354797</cx:pt>
          <cx:pt idx="2038">2.29588770866394</cx:pt>
          <cx:pt idx="2039">2.19931292533874</cx:pt>
          <cx:pt idx="2040">1.90062856674194</cx:pt>
          <cx:pt idx="2041">2.43527340888977</cx:pt>
          <cx:pt idx="2042">2.37155389785766</cx:pt>
          <cx:pt idx="2043">1.9762954711914</cx:pt>
          <cx:pt idx="2044">2.00616407394409</cx:pt>
          <cx:pt idx="2045">2.37951874732971</cx:pt>
          <cx:pt idx="2046">2.0609233379364</cx:pt>
          <cx:pt idx="2047">6.06030583381652</cx:pt>
          <cx:pt idx="2048">2.63041424751281</cx:pt>
          <cx:pt idx="2049">1.70747923851013</cx:pt>
          <cx:pt idx="2050">2.01412868499755</cx:pt>
          <cx:pt idx="2051">2.32973837852478</cx:pt>
          <cx:pt idx="2052">1.87573790550231</cx:pt>
          <cx:pt idx="2053">2.87135291099548</cx:pt>
          <cx:pt idx="2054">2.06689643859863</cx:pt>
          <cx:pt idx="2055">2.12563729286193</cx:pt>
          <cx:pt idx="2056">1.50636482238769</cx:pt>
          <cx:pt idx="2057">2.37752795219421</cx:pt>
          <cx:pt idx="2058">2.17641425132751</cx:pt>
          <cx:pt idx="2059">2.01512384414672</cx:pt>
          <cx:pt idx="2060">1.77518129348754</cx:pt>
          <cx:pt idx="2061">2.02209329605102</cx:pt>
          <cx:pt idx="2062">2.08282589912414</cx:pt>
          <cx:pt idx="2063">6.21164011955261</cx:pt>
          <cx:pt idx="2064">2.01711559295654</cx:pt>
          <cx:pt idx="2065">2.3665759563446</cx:pt>
          <cx:pt idx="2066">2.2909095287323</cx:pt>
          <cx:pt idx="2067">4.65748572349548</cx:pt>
          <cx:pt idx="2068">1.27040433883667</cx:pt>
          <cx:pt idx="2069">3.70468235015869</cx:pt>
          <cx:pt idx="2070">1.73933887481689</cx:pt>
          <cx:pt idx="2071">2.15251898765563</cx:pt>
          <cx:pt idx="2072">2.46016430854797</cx:pt>
          <cx:pt idx="2073">1.78712844848632</cx:pt>
          <cx:pt idx="2074">2.75685691833496</cx:pt>
          <cx:pt idx="2075">2.07386541366577</cx:pt>
          <cx:pt idx="2076">2.04997062683105</cx:pt>
          <cx:pt idx="2077">6.52725028991699</cx:pt>
          <cx:pt idx="2078">1.92950105667114</cx:pt>
          <cx:pt idx="2079">2.01711559295654</cx:pt>
          <cx:pt idx="2080">2.23964500427246</cx:pt>
          <cx:pt idx="2081">2.17840504646301</cx:pt>
          <cx:pt idx="2082">2.45717716217041</cx:pt>
          <cx:pt idx="2083">1.75626444816589</cx:pt>
          <cx:pt idx="2084">1.80504918098449</cx:pt>
          <cx:pt idx="2085">2.21524286270141</cx:pt>
          <cx:pt idx="2086">2.72400212287902</cx:pt>
          <cx:pt idx="2087">2.67820358276367</cx:pt>
          <cx:pt idx="2088">2.49600601196289</cx:pt>
          <cx:pt idx="2089">1.79608869552612</cx:pt>
          <cx:pt idx="2090">2.2311725616455</cx:pt>
          <cx:pt idx="2091">6.21562266349792</cx:pt>
          <cx:pt idx="2092">2.24112868309021</cx:pt>
          <cx:pt idx="2093">2.39843559265136</cx:pt>
          <cx:pt idx="2094">2.19632601737976</cx:pt>
          <cx:pt idx="2095">1.87872552871704</cx:pt>
          <cx:pt idx="2096">1.69951391220092</cx:pt>
          <cx:pt idx="2097">2.24909353256225</cx:pt>
          <cx:pt idx="2098">1.93647074699401</cx:pt>
          <cx:pt idx="2099">2.51492428779602</cx:pt>
          <cx:pt idx="2100">2.03403949737548</cx:pt>
          <cx:pt idx="2101">2.46613836288452</cx:pt>
          <cx:pt idx="2102">2.24511003494262</cx:pt>
          <cx:pt idx="2103">2.46016407012939</cx:pt>
          <cx:pt idx="2104">1.94045305252075</cx:pt>
          <cx:pt idx="2105">2.65231752395629</cx:pt>
          <cx:pt idx="2106">6.36894750595092</cx:pt>
          <cx:pt idx="2107">2.61249375343322</cx:pt>
          <cx:pt idx="2108">2.17243075370788</cx:pt>
          <cx:pt idx="2109">2.39246201515197</cx:pt>
          <cx:pt idx="2110">1.71444869041442</cx:pt>
          <cx:pt idx="2111">2.05196189880371</cx:pt>
          <cx:pt idx="2112">2.3835015296936</cx:pt>
          <cx:pt idx="2113">2.23913717269897</cx:pt>
          <cx:pt idx="2114">2.31779146194458</cx:pt>
          <cx:pt idx="2115">2.6095061302185</cx:pt>
          <cx:pt idx="2116">3.41894102096557</cx:pt>
          <cx:pt idx="2117">2.4661374092102</cx:pt>
          <cx:pt idx="2118">1.80405378341674</cx:pt>
          <cx:pt idx="2119">1.91357159614562</cx:pt>
          <cx:pt idx="2120">6.16086387634277</cx:pt>
          <cx:pt idx="2121">2.47609400749206</cx:pt>
          <cx:pt idx="2122">2.04300117492675</cx:pt>
          <cx:pt idx="2123">3.04658102989196</cx:pt>
          <cx:pt idx="2124">2.04698395729064</cx:pt>
          <cx:pt idx="2125">2.14853620529174</cx:pt>
          <cx:pt idx="2126">1.99919462203979</cx:pt>
          <cx:pt idx="2127">2.25705885887146</cx:pt>
          <cx:pt idx="2128">2.48007678985595</cx:pt>
          <cx:pt idx="2129">2.16346979141235</cx:pt>
          <cx:pt idx="2130">2.50397109985351</cx:pt>
          <cx:pt idx="2131">2.43976497650146</cx:pt>
          <cx:pt idx="2132">2.05793571472167</cx:pt>
          <cx:pt idx="2133">1.85084795951843</cx:pt>
          <cx:pt idx="2134">5.95178437232971</cx:pt>
          <cx:pt idx="2135">2.41536164283752</cx:pt>
          <cx:pt idx="2136">2.19333934783935</cx:pt>
          <cx:pt idx="2137">1.888680934906</cx:pt>
          <cx:pt idx="2138">1.92950129508972</cx:pt>
          <cx:pt idx="2139">2.16147947311401</cx:pt>
          <cx:pt idx="2140">2.52189207077026</cx:pt>
          <cx:pt idx="2141">2.18836116790771</cx:pt>
          <cx:pt idx="2142">2.42133498191833</cx:pt>
          <cx:pt idx="2143">3.07744526863098</cx:pt>
          <cx:pt idx="2144">2.20827317237854</cx:pt>
          <cx:pt idx="2145">2.5467824935913</cx:pt>
          <cx:pt idx="2146">1.98226904869079</cx:pt>
          <cx:pt idx="2147">2.48007655143737</cx:pt>
          <cx:pt idx="2148">6.29726362228393</cx:pt>
          <cx:pt idx="2149">1.90859222412109</cx:pt>
          <cx:pt idx="2150">1.92751026153564</cx:pt>
          <cx:pt idx="2151">2.13260650634765</cx:pt>
          <cx:pt idx="2152">1.83193135261535</cx:pt>
          <cx:pt idx="2153">2.24710249900817</cx:pt>
          <cx:pt idx="2154">2.12961983680725</cx:pt>
          <cx:pt idx="2155">2.06888723373413</cx:pt>
          <cx:pt idx="2156">2.22619485855102</cx:pt>
          <cx:pt idx="2157">3.08540940284729</cx:pt>
          <cx:pt idx="2158">2.58660721778869</cx:pt>
          <cx:pt idx="2159">2.1216549873352</cx:pt>
          <cx:pt idx="2160">1.62882566452026</cx:pt>
          <cx:pt idx="2161">2.05594420433044</cx:pt>
          <cx:pt idx="2162">7.60151839256286</cx:pt>
          <cx:pt idx="2163">2.24311995506286</cx:pt>
          <cx:pt idx="2164">2.37055897712707</cx:pt>
          <cx:pt idx="2165">2.72897982597351</cx:pt>
          <cx:pt idx="2166">1.71743535995483</cx:pt>
          <cx:pt idx="2167">1.77418613433837</cx:pt>
          <cx:pt idx="2168">2.71603631973266</cx:pt>
          <cx:pt idx="2169">2.34467244148254</cx:pt>
          <cx:pt idx="2170">2.30086588859558</cx:pt>
          <cx:pt idx="2171">2.23415923118591</cx:pt>
          <cx:pt idx="2172">1.93447947502136</cx:pt>
          <cx:pt idx="2173">1.94841790199279</cx:pt>
          <cx:pt idx="2174">2.72698855400085</cx:pt>
          <cx:pt idx="2175">2.38648843765258</cx:pt>
          <cx:pt idx="2176">6.24947333335876</cx:pt>
          <cx:pt idx="2177">2.55972552299499</cx:pt>
          <cx:pt idx="2178">2.21623849868774</cx:pt>
          <cx:pt idx="2179">2.02010226249694</cx:pt>
          <cx:pt idx="2180">1.89365911483764</cx:pt>
          <cx:pt idx="2181">2.058931350708</cx:pt>
          <cx:pt idx="2182">1.22560191154479</cx:pt>
          <cx:pt idx="2183">2.10074687004089</cx:pt>
          <cx:pt idx="2184">1.9125759601593</cx:pt>
          <cx:pt idx="2185">2.20429110527038</cx:pt>
          <cx:pt idx="2186">3.0943706035614</cx:pt>
          <cx:pt idx="2187">2.04598808288574</cx:pt>
          <cx:pt idx="2188">2.23913788795471</cx:pt>
          <cx:pt idx="2189">2.1256365776062</cx:pt>
          <cx:pt idx="2190">2.0290629863739</cx:pt>
          <cx:pt idx="2191">2.55176043510437</cx:pt>
          <cx:pt idx="2192">6.08221125602722</cx:pt>
          <cx:pt idx="2193">2.3038523197174</cx:pt>
          <cx:pt idx="2194">1.78414130210876</cx:pt>
          <cx:pt idx="2195">2.27497911453247</cx:pt>
          <cx:pt idx="2196">1.84885621070861</cx:pt>
          <cx:pt idx="2197">1.75128650665283</cx:pt>
          <cx:pt idx="2198">2.04598808288574</cx:pt>
          <cx:pt idx="2199">1.70747923851013</cx:pt>
          <cx:pt idx="2200">2.13559365272521</cx:pt>
          <cx:pt idx="2201">1.98127317428588</cx:pt>
          <cx:pt idx="2202">2.47011995315551</cx:pt>
          <cx:pt idx="2203">2.47211146354675</cx:pt>
          <cx:pt idx="2204">2.03603243827819</cx:pt>
          <cx:pt idx="2205">2.20329499244689</cx:pt>
          <cx:pt idx="2206">2.07736444473266</cx:pt>
          <cx:pt idx="2207">6.20068836212158</cx:pt>
          <cx:pt idx="2208">1.93149256706237</cx:pt>
          <cx:pt idx="2209">2.73893618583679</cx:pt>
          <cx:pt idx="2210">2.03404068946838</cx:pt>
          <cx:pt idx="2211">2.14355874061584</cx:pt>
          <cx:pt idx="2212">2.58660697937011</cx:pt>
          <cx:pt idx="2213">2.41237425804138</cx:pt>
          <cx:pt idx="2214">1.60891342163085</cx:pt>
          <cx:pt idx="2215">2.07286977767944</cx:pt>
          <cx:pt idx="2216">2.44224309921264</cx:pt>
          <cx:pt idx="2217">2.05494880676269</cx:pt>
          <cx:pt idx="2218">1.37494349479675</cx:pt>
          <cx:pt idx="2219">1.21166348457336</cx:pt>
          <cx:pt idx="2220">2.35761523246765</cx:pt>
          <cx:pt idx="2221">2.67123460769653</cx:pt>
          <cx:pt idx="2222">2.05494856834411</cx:pt>
          <cx:pt idx="2223">6.35102677345275</cx:pt>
          <cx:pt idx="2224">2.60552334785461</cx:pt>
          <cx:pt idx="2225">2.31978249549865</cx:pt>
          <cx:pt idx="2226">2.60054540634155</cx:pt>
          <cx:pt idx="2227">2.46016407012939</cx:pt>
          <cx:pt idx="2228">1.65869498252868</cx:pt>
          <cx:pt idx="2229">1.91556143760681</cx:pt>
          <cx:pt idx="2230">1.96833062171936</cx:pt>
          <cx:pt idx="2231">2.28394031524658</cx:pt>
          <cx:pt idx="2232">2.24610662460327</cx:pt>
          <cx:pt idx="2233">1.72938323020935</cx:pt>
          <cx:pt idx="2234">2.15351390838623</cx:pt>
          <cx:pt idx="2235">2.11070418357849</cx:pt>
          <cx:pt idx="2236">2.18636918067932</cx:pt>
          <cx:pt idx="2237">1.46654033660888</cx:pt>
          <cx:pt idx="2238">6.14792084693908</cx:pt>
          <cx:pt idx="2239">2.20528697967529</cx:pt>
          <cx:pt idx="2240">2.4731068611145</cx:pt>
          <cx:pt idx="2241">2.22121620178222</cx:pt>
          <cx:pt idx="2242">2.16247510910034</cx:pt>
          <cx:pt idx="2243">2.38748502731323</cx:pt>
          <cx:pt idx="2244">2.16147851943969</cx:pt>
          <cx:pt idx="2245">2.51990151405334</cx:pt>
          <cx:pt idx="2246">2.69512844085693</cx:pt>
          <cx:pt idx="2247">1.9981985092163</cx:pt>
          <cx:pt idx="2248">1.9593698978424</cx:pt>
          <cx:pt idx="2249">1.83790493011474</cx:pt>
          <cx:pt idx="2250">1.84885644912719</cx:pt>
          <cx:pt idx="2251">2.98883533477783</cx:pt>
          <cx:pt idx="2252">6.80104422569274</cx:pt>
          <cx:pt idx="2253">2.300865650177</cx:pt>
          <cx:pt idx="2254">1.99322080612182</cx:pt>
          <cx:pt idx="2255">2.0539526939392</cx:pt>
          <cx:pt idx="2256">2.13658952713012</cx:pt>
          <cx:pt idx="2257">2.6194622516632</cx:pt>
          <cx:pt idx="2258">2.27796626091003</cx:pt>
          <cx:pt idx="2259">2.00118589401245</cx:pt>
          <cx:pt idx="2260">1.96733427047729</cx:pt>
          <cx:pt idx="2261">2.31580018997192</cx:pt>
          <cx:pt idx="2262">2.49799728393554</cx:pt>
          <cx:pt idx="2263">2.36060261726379</cx:pt>
          <cx:pt idx="2264">2.2909095287323</cx:pt>
          <cx:pt idx="2265">1.73236942291259</cx:pt>
          <cx:pt idx="2266">1.77219414710998</cx:pt>
          <cx:pt idx="2267">6.24349975585937</cx:pt>
          <cx:pt idx="2268">2.51293158531188</cx:pt>
          <cx:pt idx="2269">2.18935680389404</cx:pt>
          <cx:pt idx="2270">2.49401473999023</cx:pt>
          <cx:pt idx="2271">1.90361547470092</cx:pt>
          <cx:pt idx="2272">2.67820334434509</cx:pt>
          <cx:pt idx="2273">2.37255001068115</cx:pt>
          <cx:pt idx="2274">2.26104116439819</cx:pt>
          <cx:pt idx="2275">1.73933863639831</cx:pt>
          <cx:pt idx="2276">2.06590056419372</cx:pt>
          <cx:pt idx="2277">2.16048407554626</cx:pt>
          <cx:pt idx="2278">2.37354564666748</cx:pt>
          <cx:pt idx="2279">2.04749727249145</cx:pt>
          <cx:pt idx="2280">2.20429062843322</cx:pt>
          <cx:pt idx="2281">6.39383769035339</cx:pt>
          <cx:pt idx="2282">2.042005777359</cx:pt>
          <cx:pt idx="2283">2.41237449645996</cx:pt>
          <cx:pt idx="2284">1.58402299880981</cx:pt>
          <cx:pt idx="2285">2.09278202056884</cx:pt>
          <cx:pt idx="2286">2.20528721809387</cx:pt>
          <cx:pt idx="2287">2.1435580253601</cx:pt>
          <cx:pt idx="2288">2.06490468978881</cx:pt>
          <cx:pt idx="2289">2.02308917045593</cx:pt>
          <cx:pt idx="2290">2.30683946609497</cx:pt>
          <cx:pt idx="2291">2.17541813850402</cx:pt>
          <cx:pt idx="2292">2.18935704231262</cx:pt>
          <cx:pt idx="2293">1.71046566963195</cx:pt>
          <cx:pt idx="2294">1.90958905220031</cx:pt>
          <cx:pt idx="2295">2.33172988891601</cx:pt>
          <cx:pt idx="2296">1.9852557182312</cx:pt>
          <cx:pt idx="2297">6.25743913650512</cx:pt>
          <cx:pt idx="2298">2.19134712219238</cx:pt>
          <cx:pt idx="2299">2.12265086174011</cx:pt>
          <cx:pt idx="2300">2.65231728553771</cx:pt>
          <cx:pt idx="2301">2.26303243637084</cx:pt>
          <cx:pt idx="2302">2.14407038688659</cx:pt>
          <cx:pt idx="2303">1.93945741653442</cx:pt>
          <cx:pt idx="2304">1.69553184509277</cx:pt>
          <cx:pt idx="2305">2.24610662460327</cx:pt>
          <cx:pt idx="2306">2.56769013404846</cx:pt>
          <cx:pt idx="2307">1.9932210445404</cx:pt>
          <cx:pt idx="2308">2.39843606948852</cx:pt>
          <cx:pt idx="2309">2.06590056419372</cx:pt>
          <cx:pt idx="2310">2.33471632003784</cx:pt>
          <cx:pt idx="2311">1.79808068275451</cx:pt>
          <cx:pt idx="2312">6.4266927242279</cx:pt>
          <cx:pt idx="2313">1.95837354660034</cx:pt>
          <cx:pt idx="2314">1.07725524902343</cx:pt>
          <cx:pt idx="2315">2.05893111228942</cx:pt>
          <cx:pt idx="2316">1.8866901397705</cx:pt>
          <cx:pt idx="2317">2.10273814201355</cx:pt>
          <cx:pt idx="2318">1.24949669837951</cx:pt>
          <cx:pt idx="2319">2.80763363838195</cx:pt>
          <cx:pt idx="2320">2.50795364379882</cx:pt>
          <cx:pt idx="2321">2.42332601547241</cx:pt>
          <cx:pt idx="2322">2.30285668373107</cx:pt>
          <cx:pt idx="2323">2.30385375022888</cx:pt>
          <cx:pt idx="2324">2.13459849357605</cx:pt>
          <cx:pt idx="2325">2.3675730228424</cx:pt>
          <cx:pt idx="2326">2.41635775566101</cx:pt>
          <cx:pt idx="2327">5.7895016670227</cx:pt>
          <cx:pt idx="2328">2.16148042678833</cx:pt>
          <cx:pt idx="2329">1.91755509376525</cx:pt>
          <cx:pt idx="2330">1.85483050346374</cx:pt>
          <cx:pt idx="2331">1.81301522254943</cx:pt>
          <cx:pt idx="2332">2.02607679367065</cx:pt>
          <cx:pt idx="2333">1.80704307556152</cx:pt>
          <cx:pt idx="2334">2.39743971824646</cx:pt>
          <cx:pt idx="2335">2.07585740089416</cx:pt>
          <cx:pt idx="2336">3.41495990753173</cx:pt>
          <cx:pt idx="2337">1.78115630149841</cx:pt>
          <cx:pt idx="2338">2.22918105125427</cx:pt>
          <cx:pt idx="2339">4.04418897628784</cx:pt>
          <cx:pt idx="2340">2.04300189018249</cx:pt>
          <cx:pt idx="2341">2.13559484481811</cx:pt>
          <cx:pt idx="2342">6.09017777442932</cx:pt>
          <cx:pt idx="2343">1.78613305091857</cx:pt>
          <cx:pt idx="2344">2.04798007011413</cx:pt>
          <cx:pt idx="2345">2.55574440956115</cx:pt>
          <cx:pt idx="2346">2.56769132614135</cx:pt>
          <cx:pt idx="2347">1.88370370864868</cx:pt>
          <cx:pt idx="2348">1.88967752456665</cx:pt>
          <cx:pt idx="2349">2.00915122032165</cx:pt>
          <cx:pt idx="2350">2.05196261405944</cx:pt>
          <cx:pt idx="2351">2.12663435935974</cx:pt>
          <cx:pt idx="2352">2.4591691493988</cx:pt>
          <cx:pt idx="2353">2.21126103401184</cx:pt>
          <cx:pt idx="2354">2.04001569747924</cx:pt>
          <cx:pt idx="2355">2.04101109504699</cx:pt>
          <cx:pt idx="2356">1.54021596908569</cx:pt>
          <cx:pt idx="2357">6.41176152229309</cx:pt>
          <cx:pt idx="2358">2.09079194068908</cx:pt>
          <cx:pt idx="2359">1.87275218963623</cx:pt>
          <cx:pt idx="2360">2.34367728233337</cx:pt>
          <cx:pt idx="2361">2.22719168663024</cx:pt>
          <cx:pt idx="2362">2.04499316215515</cx:pt>
          <cx:pt idx="2363">2.20030927658081</cx:pt>
          <cx:pt idx="2364">2.0439977645874</cx:pt>
          <cx:pt idx="2365">1.82197594642639</cx:pt>
          <cx:pt idx="2366">3.70866584777832</cx:pt>
          <cx:pt idx="2367">2.32874393463134</cx:pt>
          <cx:pt idx="2368">1.77518200874328</cx:pt>
          <cx:pt idx="2369">1.97928261756896</cx:pt>
          <cx:pt idx="2370">2.21126103401184</cx:pt>
          <cx:pt idx="2371">2.20628309249877</cx:pt>
          <cx:pt idx="2372">6.34804201126098</cx:pt>
          <cx:pt idx="2373">1.87275218963623</cx:pt>
          <cx:pt idx="2374">2.16048574447631</cx:pt>
          <cx:pt idx="2375">2.18139171600341</cx:pt>
          <cx:pt idx="2376">2.99580574035644</cx:pt>
          <cx:pt idx="2377">2.03902006149292</cx:pt>
          <cx:pt idx="2378">2.31480479240417</cx:pt>
          <cx:pt idx="2379">2.12663388252258</cx:pt>
          <cx:pt idx="2380">2.18836212158203</cx:pt>
          <cx:pt idx="2381">1.99919486045837</cx:pt>
          <cx:pt idx="2382">2.2580554485321</cx:pt>
          <cx:pt idx="2383">3.01870489120483</cx:pt>
          <cx:pt idx="2384">2.23017787933349</cx:pt>
          <cx:pt idx="2385">2.44025254249572</cx:pt>
          <cx:pt idx="2386">6.06727862358093</cx:pt>
          <cx:pt idx="2387">2.07486224174499</cx:pt>
          <cx:pt idx="2388">1.59995317459106</cx:pt>
          <cx:pt idx="2389">1.83193182945251</cx:pt>
          <cx:pt idx="2390">2.21026539802551</cx:pt>
          <cx:pt idx="2391">2.03205060958862</cx:pt>
          <cx:pt idx="2392">2.22420406341552</cx:pt>
          <cx:pt idx="2393">2.65729689598083</cx:pt>
          <cx:pt idx="2394">2.04200649261474</cx:pt>
          <cx:pt idx="2395">2.63041520118713</cx:pt>
          <cx:pt idx="2396">1.91655898094177</cx:pt>
          <cx:pt idx="2397">2.22022175788879</cx:pt>
          <cx:pt idx="2398">3.38608717918396</cx:pt>
          <cx:pt idx="2399">2.74889278411865</cx:pt>
          <cx:pt idx="2400">6.14095449447631</cx:pt>
          <cx:pt idx="2401">1.88768601417541</cx:pt>
          <cx:pt idx="2402">2.00516891479492</cx:pt>
          <cx:pt idx="2403">1.70250177383422</cx:pt>
          <cx:pt idx="2404">2.0081558227539</cx:pt>
          <cx:pt idx="2405">2.13559460639953</cx:pt>
          <cx:pt idx="2406">1.46056723594665</cx:pt>
          <cx:pt idx="2407">2.57864308357238</cx:pt>
          <cx:pt idx="2408">2.58959460258483</cx:pt>
          <cx:pt idx="2409">2.06191897392272</cx:pt>
          <cx:pt idx="2410">1.83392333984375</cx:pt>
          <cx:pt idx="2411">2.34766030311584</cx:pt>
          <cx:pt idx="2412">2.19831871986389</cx:pt>
          <cx:pt idx="2413">1.87275147438049</cx:pt>
          <cx:pt idx="2414">2.2331645488739</cx:pt>
          <cx:pt idx="2415">1.84786319732666</cx:pt>
          <cx:pt idx="2416">5.31757879257202</cx:pt>
          <cx:pt idx="2417">2.80265712738037</cx:pt>
          <cx:pt idx="2418">2.1754183769226</cx:pt>
          <cx:pt idx="2419">2.41237545013427</cx:pt>
          <cx:pt idx="2420">1.91058540344238</cx:pt>
          <cx:pt idx="2421">2.2341604232788</cx:pt>
          <cx:pt idx="2422">1.45857667922973</cx:pt>
          <cx:pt idx="2423">2.20727825164794</cx:pt>
          <cx:pt idx="2424">2.49003338813781</cx:pt>
          <cx:pt idx="2425">1.36698102951049</cx:pt>
          <cx:pt idx="2426">2.20030784606933</cx:pt>
          <cx:pt idx="2427">1.65570759773254</cx:pt>
          <cx:pt idx="2428">1.55116915702819</cx:pt>
          <cx:pt idx="2429">2.334716796875</cx:pt>
          <cx:pt idx="2430">1.93945837020874</cx:pt>
          <cx:pt idx="2431">2.19632720947265</cx:pt>
          <cx:pt idx="2432">2.49799823760986</cx:pt>
          <cx:pt idx="2433">6.5372085571289</cx:pt>
          <cx:pt idx="2434">1.19374275207519</cx:pt>
          <cx:pt idx="2435">1.80803704261779</cx:pt>
          <cx:pt idx="2436">2.10970878601074</cx:pt>
          <cx:pt idx="2437">2.06988334655761</cx:pt>
          <cx:pt idx="2438">2.38151168823242</cx:pt>
          <cx:pt idx="2439">2.40790653228759</cx:pt>
          <cx:pt idx="2440">1.94642710685729</cx:pt>
          <cx:pt idx="2441">1.96534514427185</cx:pt>
          <cx:pt idx="2442">1.63479924201965</cx:pt>
          <cx:pt idx="2443">1.92153716087341</cx:pt>
          <cx:pt idx="2444">2.09477448463439</cx:pt>
          <cx:pt idx="2445">2.15550661087036</cx:pt>
          <cx:pt idx="2446">2.44323992729187</cx:pt>
          <cx:pt idx="2447">2.37852430343627</cx:pt>
          <cx:pt idx="2448">5.9617428779602</cx:pt>
          <cx:pt idx="2449">1.9175546169281</cx:pt>
          <cx:pt idx="2450">1.90162587165832</cx:pt>
          <cx:pt idx="2451">2.08780431747436</cx:pt>
          <cx:pt idx="2452">1.94941401481628</cx:pt>
          <cx:pt idx="2453">2.21823048591613</cx:pt>
          <cx:pt idx="2454">1.87175631523132</cx:pt>
          <cx:pt idx="2455">2.26104187965393</cx:pt>
          <cx:pt idx="2456">2.19533133506774</cx:pt>
          <cx:pt idx="2457">1.92950224876403</cx:pt>
          <cx:pt idx="2458">2.00218248367309</cx:pt>
          <cx:pt idx="2459">2.15948867797851</cx:pt>
          <cx:pt idx="2460">2.36956405639648</cx:pt>
          <cx:pt idx="2461">2.12364673614501</cx:pt>
          <cx:pt idx="2462">2.54280090332031</cx:pt>
          <cx:pt idx="2463">5.94780492782592</cx:pt>
          <cx:pt idx="2464">2.18139266967773</cx:pt>
          <cx:pt idx="2465">2.33969545364379</cx:pt>
          <cx:pt idx="2466">2.14654636383056</cx:pt>
          <cx:pt idx="2467">2.04897594451904</cx:pt>
          <cx:pt idx="2468">1.36399269104003</cx:pt>
          <cx:pt idx="2469">2.47908163070678</cx:pt>
          <cx:pt idx="2470">2.15650224685668</cx:pt>
          <cx:pt idx="2471">1.93448090553283</cx:pt>
          <cx:pt idx="2472">2.2580542564392</cx:pt>
          <cx:pt idx="2473">3.37911772727966</cx:pt>
          <cx:pt idx="2474">2.4064016342163</cx:pt>
          <cx:pt idx="2475">2.20230102539062</cx:pt>
          <cx:pt idx="2476">2.35064768791198</cx:pt>
          <cx:pt idx="2477">6.86974430084228</cx:pt>
          <cx:pt idx="2478">2.30385303497314</cx:pt>
          <cx:pt idx="2479">1.92352795600891</cx:pt>
          <cx:pt idx="2480">2.22320866584777</cx:pt>
          <cx:pt idx="2481">1.84188795089721</cx:pt>
          <cx:pt idx="2482">1.74431753158569</cx:pt>
          <cx:pt idx="2483">2.06689739227294</cx:pt>
          <cx:pt idx="2484">2.24212503433227</cx:pt>
          <cx:pt idx="2485">2.70110416412353</cx:pt>
          <cx:pt idx="2486">2.06092309951782</cx:pt>
          <cx:pt idx="2487">2.64933156967163</cx:pt>
          <cx:pt idx="2488">2.36856818199157</cx:pt>
          <cx:pt idx="2489">2.25705981254577</cx:pt>
          <cx:pt idx="2490">1.91954588890075</cx:pt>
          <cx:pt idx="2491">1.92153811454772</cx:pt>
          <cx:pt idx="2492">6.51331305503845</cx:pt>
          <cx:pt idx="2493">2.27099823951721</cx:pt>
          <cx:pt idx="2494">2.47410345077514</cx:pt>
          <cx:pt idx="2495">1.76522564888</cx:pt>
          <cx:pt idx="2496">1.14794421195983</cx:pt>
          <cx:pt idx="2497">1.98923969268798</cx:pt>
          <cx:pt idx="2498">2.48306345939636</cx:pt>
          <cx:pt idx="2499">1.77418637275695</cx:pt>
          <cx:pt idx="2500">2.71106004714965</cx:pt>
          <cx:pt idx="2501">2.07884502410888</cx:pt>
          <cx:pt idx="2502">1.6188690662384</cx:pt>
          <cx:pt idx="2503">2.46414756774902</cx:pt>
          <cx:pt idx="2504">2.32575678825378</cx:pt>
          <cx:pt idx="2505">2.28095531463623</cx:pt>
          <cx:pt idx="2506">6.54815959930419</cx:pt>
          <cx:pt idx="2507">1.89465618133544</cx:pt>
          <cx:pt idx="2508">2.02607607841491</cx:pt>
          <cx:pt idx="2509">2.6901524066925</cx:pt>
          <cx:pt idx="2510">2.00317740440368</cx:pt>
          <cx:pt idx="2511">1.89266443252563</cx:pt>
          <cx:pt idx="2512">2.17840576171875</cx:pt>
          <cx:pt idx="2513">2.08183145523071</cx:pt>
          <cx:pt idx="2514">1.36000990867614</cx:pt>
          <cx:pt idx="2515">1.91556358337402</cx:pt>
          <cx:pt idx="2516">2.12265133857727</cx:pt>
          <cx:pt idx="2517">2.62045907974243</cx:pt>
          <cx:pt idx="2518">2.01313376426696</cx:pt>
          <cx:pt idx="2519">1.70349764823913</cx:pt>
          <cx:pt idx="2520">1.87374806404113</cx:pt>
          <cx:pt idx="2521">2.35164237022399</cx:pt>
          <cx:pt idx="2522">5.71184396743774</cx:pt>
          <cx:pt idx="2523">3.00078344345092</cx:pt>
          <cx:pt idx="2524">2.09975266456604</cx:pt>
          <cx:pt idx="2525">1.87872576713562</cx:pt>
          <cx:pt idx="2526">2.26402902603149</cx:pt>
          <cx:pt idx="2527">2.15351605415344</cx:pt>
          <cx:pt idx="2528">2.87732672691345</cx:pt>
          <cx:pt idx="2529">1.73037910461425</cx:pt>
          <cx:pt idx="2530">2.09975242614746</cx:pt>
          <cx:pt idx="2531">2.25506901741027</cx:pt>
          <cx:pt idx="2532">2.4103832244873</cx:pt>
          <cx:pt idx="2533">2.03603267669677</cx:pt>
          <cx:pt idx="2534">1.77020406723022</cx:pt>
          <cx:pt idx="2535">2.27498030662536</cx:pt>
          <cx:pt idx="2536">2.7538719177246</cx:pt>
          <cx:pt idx="2537">6.54119062423706</cx:pt>
          <cx:pt idx="2538">2.00019121170043</cx:pt>
          <cx:pt idx="2539">2.35363340377807</cx:pt>
          <cx:pt idx="2540">2.53682780265808</cx:pt>
          <cx:pt idx="2541">2.57864308357238</cx:pt>
          <cx:pt idx="2542">2.15849351882934</cx:pt>
          <cx:pt idx="2543">2.13957715034484</cx:pt>
          <cx:pt idx="2544">1.86578249931335</cx:pt>
          <cx:pt idx="2545">2.34467339515686</cx:pt>
          <cx:pt idx="2546">1.90959000587463</cx:pt>
          <cx:pt idx="2547">2.0639100074768</cx:pt>
          <cx:pt idx="2548">2.20329618453979</cx:pt>
          <cx:pt idx="2549">2.27398538589477</cx:pt>
          <cx:pt idx="2550">6.35501098632812</cx:pt>
          <cx:pt idx="2551">1.91655874252319</cx:pt>
          <cx:pt idx="2552">2.52089786529541</cx:pt>
          <cx:pt idx="2553">2.61946320533752</cx:pt>
          <cx:pt idx="2554">2.38250756263732</cx:pt>
          <cx:pt idx="2555">1.92452430725097</cx:pt>
          <cx:pt idx="2556">1.41178131103515</cx:pt>
          <cx:pt idx="2557">2.14256381988525</cx:pt>
          <cx:pt idx="2558">2.3665771484375</cx:pt>
          <cx:pt idx="2559">1.84985256195068</cx:pt>
          <cx:pt idx="2560">1.91855120658874</cx:pt>
          <cx:pt idx="2561">2.55574321746826</cx:pt>
          <cx:pt idx="2562">1.87474346160888</cx:pt>
          <cx:pt idx="2563">2.43328309059143</cx:pt>
          <cx:pt idx="2564">2.13510751724243</cx:pt>
          <cx:pt idx="2565">6.98523569107055</cx:pt>
          <cx:pt idx="2566">2.72499847412109</cx:pt>
          <cx:pt idx="2567">1.70548915863037</cx:pt>
          <cx:pt idx="2568">1.67163705825805</cx:pt>
          <cx:pt idx="2569">1.99123072624206</cx:pt>
          <cx:pt idx="2570">2.43029642105102</cx:pt>
          <cx:pt idx="2571">2.34766030311584</cx:pt>
          <cx:pt idx="2572">1.82794904708862</cx:pt>
          <cx:pt idx="2573">1.29330420494079</cx:pt>
          <cx:pt idx="2574">2.21026563644409</cx:pt>
          <cx:pt idx="2575">2.0201027393341</cx:pt>
          <cx:pt idx="2576">2.52985835075378</cx:pt>
          <cx:pt idx="2577">1.884699344635</cx:pt>
          <cx:pt idx="2578">2.2212176322937</cx:pt>
          <cx:pt idx="2579">1.19772434234619</cx:pt>
          <cx:pt idx="2580">2.25705981254577</cx:pt>
          <cx:pt idx="2581">1.62882614135742</cx:pt>
          <cx:pt idx="2582">6.5441780090332</cx:pt>
          <cx:pt idx="2583">2.10074877738952</cx:pt>
          <cx:pt idx="2584">2.50496745109558</cx:pt>
          <cx:pt idx="2585">2.26203727722167</cx:pt>
          <cx:pt idx="2586">1.41078662872314</cx:pt>
          <cx:pt idx="2587">2.02806782722473</cx:pt>
          <cx:pt idx="2588">2.25606441497802</cx:pt>
          <cx:pt idx="2589">1.90062880516052</cx:pt>
          <cx:pt idx="2590">2.07287073135375</cx:pt>
          <cx:pt idx="2591">1.81301498413085</cx:pt>
          <cx:pt idx="2592">2.46016550064086</cx:pt>
          <cx:pt idx="2593">2.00417280197143</cx:pt>
          <cx:pt idx="2594">1.90660262107849</cx:pt>
          <cx:pt idx="2595">1.73336625099182</cx:pt>
          <cx:pt idx="2596">2.16944551467895</cx:pt>
          <cx:pt idx="2597">6.56906867027282</cx:pt>
          <cx:pt idx="2598">1.85184335708618</cx:pt>
          <cx:pt idx="2599">1.98724794387817</cx:pt>
          <cx:pt idx="2600">2.52488017082214</cx:pt>
          <cx:pt idx="2601">2.20030951499938</cx:pt>
          <cx:pt idx="2602">2.22320842742919</cx:pt>
          <cx:pt idx="2603">2.69313883781433</cx:pt>
          <cx:pt idx="2604">2.08481788635253</cx:pt>
          <cx:pt idx="2605">1.68159437179565</cx:pt>
          <cx:pt idx="2606">2.08880019187927</cx:pt>
          <cx:pt idx="2607">2.63838005065917</cx:pt>
          <cx:pt idx="2608">2.44423484802246</cx:pt>
          <cx:pt idx="2609">2.01213836669921</cx:pt>
          <cx:pt idx="2610">2.3596076965332</cx:pt>
          <cx:pt idx="2611">2.1535165309906</cx:pt>
          <cx:pt idx="2612">6.157879114151</cx:pt>
          <cx:pt idx="2613">2.09079194068908</cx:pt>
          <cx:pt idx="2614">1.68458008766174</cx:pt>
          <cx:pt idx="2615">2.18039846420288</cx:pt>
          <cx:pt idx="2616">1.871755361557</cx:pt>
          <cx:pt idx="2617">2.13161182403564</cx:pt>
          <cx:pt idx="2618">1.58999705314636</cx:pt>
          <cx:pt idx="2619">2.46116018295288</cx:pt>
          <cx:pt idx="2620">2.04698538780212</cx:pt>
          <cx:pt idx="2621">2.27796697616577</cx:pt>
          <cx:pt idx="2622">2.15948939323425</cx:pt>
          <cx:pt idx="2623">1.53523826599121</cx:pt>
          <cx:pt idx="2624">2.30883169174194</cx:pt>
          <cx:pt idx="2625">2.11170005798339</cx:pt>
          <cx:pt idx="2626">2.24212455749511</cx:pt>
          <cx:pt idx="2627">6.19073557853698</cx:pt>
          <cx:pt idx="2628">1.69155001640319</cx:pt>
          <cx:pt idx="2629">1.69254517555236</cx:pt>
          <cx:pt idx="2630">2.38748502731323</cx:pt>
          <cx:pt idx="2631">2.28394079208374</cx:pt>
          <cx:pt idx="2632">1.81699800491333</cx:pt>
          <cx:pt idx="2633">1.43766808509826</cx:pt>
          <cx:pt idx="2634">1.50437569618225</cx:pt>
          <cx:pt idx="2635">1.40481185913085</cx:pt>
          <cx:pt idx="2636">1.96833086013793</cx:pt>
          <cx:pt idx="2637">2.26104187965393</cx:pt>
          <cx:pt idx="2638">2.25905060768127</cx:pt>
          <cx:pt idx="2639">2.02308988571167</cx:pt>
          <cx:pt idx="2640">2.46315169334411</cx:pt>
          <cx:pt idx="2641">1.95837521553039</cx:pt>
          <cx:pt idx="2642">2.96991968154907</cx:pt>
          <cx:pt idx="2643">2.07187581062316</cx:pt>
          <cx:pt idx="2644">6.4127562046051</cx:pt>
          <cx:pt idx="2645">1.89465570449829</cx:pt>
          <cx:pt idx="2646">2.24013400077819</cx:pt>
          <cx:pt idx="2647">2.34168672561645</cx:pt>
          <cx:pt idx="2648">2.26502442359924</cx:pt>
          <cx:pt idx="2649">2.36757254600524</cx:pt>
          <cx:pt idx="2650">2.47709107398986</cx:pt>
          <cx:pt idx="2651">1.97430396080017</cx:pt>
          <cx:pt idx="2652">2.0350375175476</cx:pt>
          <cx:pt idx="2653">1.23157596588134</cx:pt>
          <cx:pt idx="2654">2.31480526924133</cx:pt>
          <cx:pt idx="2655">2.330735206604</cx:pt>
          <cx:pt idx="2656">2.12762928009033</cx:pt>
          <cx:pt idx="2657">2.16745400428771</cx:pt>
          <cx:pt idx="2658">2.04001522064209</cx:pt>
          <cx:pt idx="2659">6.38749003410339</cx:pt>
          <cx:pt idx="2660">1.98525643348693</cx:pt>
          <cx:pt idx="2661">2.90719628334045</cx:pt>
          <cx:pt idx="2662">2.32077860832214</cx:pt>
          <cx:pt idx="2663">2.0181119441986</cx:pt>
          <cx:pt idx="2664">1.69055461883544</cx:pt>
          <cx:pt idx="2665">2.40142321586608</cx:pt>
          <cx:pt idx="2666">2.4133710861206</cx:pt>
          <cx:pt idx="2667">2.17143702507019</cx:pt>
          <cx:pt idx="2668">2.69413447380065</cx:pt>
          <cx:pt idx="2669">2.55176162719726</cx:pt>
          <cx:pt idx="2670">2.58362102508544</cx:pt>
          <cx:pt idx="2671">2.24511218070983</cx:pt>
          <cx:pt idx="2672">1.96932649612426</cx:pt>
          <cx:pt idx="2673">6.55712127685546</cx:pt>
          <cx:pt idx="2674">2.73794174194335</cx:pt>
          <cx:pt idx="2675">1.82297086715698</cx:pt>
          <cx:pt idx="2676">2.34566950798034</cx:pt>
          <cx:pt idx="2677">1.87872552871704</cx:pt>
          <cx:pt idx="2678">1.9225325584411599</cx:pt>
          <cx:pt idx="2679">1.86976552009582</cx:pt>
          <cx:pt idx="2680">3.43387651443481</cx:pt>
          <cx:pt idx="2681">1.5412118434906</cx:pt>
          <cx:pt idx="2682">2.0519630908966</cx:pt>
          <cx:pt idx="2683">2.35960793495178</cx:pt>
          <cx:pt idx="2684">1.81301498413085</cx:pt>
          <cx:pt idx="2685">2.51691532135009</cx:pt>
          <cx:pt idx="2686">1.8767340183258</cx:pt>
          <cx:pt idx="2687">2.29787945747375</cx:pt>
          <cx:pt idx="2688">6.80602502822876</cx:pt>
          <cx:pt idx="2689">2.42133617401123</cx:pt>
          <cx:pt idx="2690">2.18836164474487</cx:pt>
          <cx:pt idx="2691">2.0778489112854</cx:pt>
          <cx:pt idx="2692">2.44722199440002</cx:pt>
          <cx:pt idx="2693">2.41735363006591</cx:pt>
          <cx:pt idx="2694">2.07585740089416</cx:pt>
          <cx:pt idx="2695">2.74291968345642</cx:pt>
          <cx:pt idx="2696">2.46613836288452</cx:pt>
          <cx:pt idx="2697">2.52786684036254</cx:pt>
          <cx:pt idx="2698">2.14853739738464</cx:pt>
          <cx:pt idx="2699">1.76522541046142</cx:pt>
          <cx:pt idx="2700">1.90461182594299</cx:pt>
          <cx:pt idx="2701">2.21723532676696</cx:pt>
          <cx:pt idx="2702">5.87910676002502</cx:pt>
          <cx:pt idx="2703">2.10572600364685</cx:pt>
          <cx:pt idx="2704">1.82894659042358</cx:pt>
          <cx:pt idx="2705">2.82356286048889</cx:pt>
          <cx:pt idx="2706">2.87035822868347</cx:pt>
          <cx:pt idx="2707">2.2948932647705</cx:pt>
          <cx:pt idx="2708">2.07286977767944</cx:pt>
          <cx:pt idx="2709">2.09477424621582</cx:pt>
          <cx:pt idx="2710">2.31381058692932</cx:pt>
          <cx:pt idx="2711">2.10373401641845</cx:pt>
          <cx:pt idx="2712">2.33372259140014</cx:pt>
          <cx:pt idx="2713">1.93049693107604</cx:pt>
          <cx:pt idx="2714">1.50736141204833</cx:pt>
          <cx:pt idx="2715">2.70409035682678</cx:pt>
          <cx:pt idx="2716">6.17082262039184</cx:pt>
          <cx:pt idx="2717">3.47270560264587</cx:pt>
          <cx:pt idx="2718">1.91456794738769</cx:pt>
          <cx:pt idx="2719">2.08879995346069</cx:pt>
          <cx:pt idx="2720">1.8697657585144</cx:pt>
          <cx:pt idx="2721">2.42730903625488</cx:pt>
          <cx:pt idx="2722">1.59198880195617</cx:pt>
          <cx:pt idx="2723">1.9384627342224099</cx:pt>
          <cx:pt idx="2724">2.32277011871337</cx:pt>
          <cx:pt idx="2725">2.35562539100646</cx:pt>
          <cx:pt idx="2726">2.32476115226745</cx:pt>
          <cx:pt idx="2727">2.21325254440307</cx:pt>
          <cx:pt idx="2728">2.14754176139831</cx:pt>
          <cx:pt idx="2729">2.08282685279846</cx:pt>
          <cx:pt idx="2730">1.9105851650238</cx:pt>
          <cx:pt idx="2731">1.73037958145141</cx:pt>
          <cx:pt idx="2732">1.96434831619262</cx:pt>
          <cx:pt idx="2733">6.29826188087463</cx:pt>
          <cx:pt idx="2734">2.28493595123291</cx:pt>
          <cx:pt idx="2735">3.18397688865661</cx:pt>
          <cx:pt idx="2736">3.38807821273803</cx:pt>
          <cx:pt idx="2737">2.05295848846435</cx:pt>
          <cx:pt idx="2738">2.22320842742919</cx:pt>
          <cx:pt idx="2739">2.31082296371459</cx:pt>
          <cx:pt idx="2740">1.46455001831054</cx:pt>
          <cx:pt idx="2741">2.24112915992736</cx:pt>
          <cx:pt idx="2742">2.16944551467895</cx:pt>
          <cx:pt idx="2743">2.15451145172119</cx:pt>
          <cx:pt idx="2744">2.81460380554199</cx:pt>
          <cx:pt idx="2745">2.61348938941955</cx:pt>
          <cx:pt idx="2746">6.81000781059265</cx:pt>
          <cx:pt idx="2747">1.89764237403869</cx:pt>
          <cx:pt idx="2748">1.70648407936096</cx:pt>
          <cx:pt idx="2749">1.96335291862487</cx:pt>
          <cx:pt idx="2750">1.81301498413085</cx:pt>
          <cx:pt idx="2751">1.95737934112548</cx:pt>
          <cx:pt idx="2752">2.43029713630676</cx:pt>
          <cx:pt idx="2753">2.46315121650695</cx:pt>
          <cx:pt idx="2754">2.34766030311584</cx:pt>
          <cx:pt idx="2755">2.56171774864196</cx:pt>
          <cx:pt idx="2756">1.82595896720886</cx:pt>
          <cx:pt idx="2757">2.23615074157714</cx:pt>
          <cx:pt idx="2758">2.40142369270324</cx:pt>
          <cx:pt idx="2759">1.9384627342224099</cx:pt>
          <cx:pt idx="2760">2.03901934623718</cx:pt>
          <cx:pt idx="2761">6.26540637016296</cx:pt>
          <cx:pt idx="2762">2.25805473327636</cx:pt>
          <cx:pt idx="2763">2.09178733825683</cx:pt>
          <cx:pt idx="2764">2.20429158210754</cx:pt>
          <cx:pt idx="2765">2.06789302825927</cx:pt>
          <cx:pt idx="2766">2.0220947265625</cx:pt>
          <cx:pt idx="2767">1.53523802757263</cx:pt>
          <cx:pt idx="2768">2.01114225387573</cx:pt>
          <cx:pt idx="2769">2.53981471061706</cx:pt>
          <cx:pt idx="2770">2.11618995666503</cx:pt>
          <cx:pt idx="2771">2.22121691703796</cx:pt>
          <cx:pt idx="2772">1.75825667381286</cx:pt>
          <cx:pt idx="2773">2.62045884132385</cx:pt>
          <cx:pt idx="2774">2.35164284706115</cx:pt>
          <cx:pt idx="2775">1.87474298477172</cx:pt>
          <cx:pt idx="2776">6.03840613365173</cx:pt>
          <cx:pt idx="2777">2.28394055366516</cx:pt>
          <cx:pt idx="2778">2.37055945396423</cx:pt>
          <cx:pt idx="2779">2.14953327178955</cx:pt>
          <cx:pt idx="2780">2.46016478538513</cx:pt>
          <cx:pt idx="2781">1.8797218799591</cx:pt>
          <cx:pt idx="2782">2.37752819061279</cx:pt>
          <cx:pt idx="2783">2.00118660926818</cx:pt>
          <cx:pt idx="2784">2.69811677932739</cx:pt>
          <cx:pt idx="2785">2.1614806652069</cx:pt>
          <cx:pt idx="2786">2.09576940536499</cx:pt>
          <cx:pt idx="2787">2.02607727050781</cx:pt>
          <cx:pt idx="2788">1.81799340248107</cx:pt>
          <cx:pt idx="2789">2.30285763740539</cx:pt>
          <cx:pt idx="2790">2.45020842552185</cx:pt>
          <cx:pt idx="2791">5.89404153823852</cx:pt>
          <cx:pt idx="2792">1.99222612380981</cx:pt>
          <cx:pt idx="2793">1.89863777160644</cx:pt>
          <cx:pt idx="2794">2.17243242263793</cx:pt>
          <cx:pt idx="2795">2.3327260017395</cx:pt>
          <cx:pt idx="2796">1.92950224876403</cx:pt>
          <cx:pt idx="2797">1.58800554275512</cx:pt>
          <cx:pt idx="2798">2.3556261062622</cx:pt>
          <cx:pt idx="2799">1.84487557411193</cx:pt>
          <cx:pt idx="2800">2.19333910942077</cx:pt>
          <cx:pt idx="2801">1.98923873901367</cx:pt>
          <cx:pt idx="2802">2.18139290809631</cx:pt>
          <cx:pt idx="2803">2.04897570610046</cx:pt>
          <cx:pt idx="2804">2.14654636383056</cx:pt>
          <cx:pt idx="2805">1.96932649612426</cx:pt>
          <cx:pt idx="2806">2.09676527976989</cx:pt>
          <cx:pt idx="2807">6.57603812217712</cx:pt>
          <cx:pt idx="2808">2.68716478347778</cx:pt>
          <cx:pt idx="2809">2.6075162887573198</cx:pt>
          <cx:pt idx="2810">2.05992746353149</cx:pt>
          <cx:pt idx="2811">2.28991484642028</cx:pt>
          <cx:pt idx="2812">2.13559436798095</cx:pt>
          <cx:pt idx="2813">2.23714733123779</cx:pt>
          <cx:pt idx="2814">2.00218200683593</cx:pt>
          <cx:pt idx="2815">1.96833086013793</cx:pt>
          <cx:pt idx="2816">1.95240116119384</cx:pt>
          <cx:pt idx="2817">1.87374806404113</cx:pt>
          <cx:pt idx="2818">2.51591897010803</cx:pt>
          <cx:pt idx="2819">2.34367847442626</cx:pt>
          <cx:pt idx="2820">6.41176104545593</cx:pt>
          <cx:pt idx="2821">1.45857644081115</cx:pt>
          <cx:pt idx="2822">1.88569474220275</cx:pt>
          <cx:pt idx="2823">2.14355945587158</cx:pt>
          <cx:pt idx="2824">2.06490564346313</cx:pt>
          <cx:pt idx="2825">2.28593206405639</cx:pt>
          <cx:pt idx="2826">3.09835481643676</cx:pt>
          <cx:pt idx="2827">2.04698419570922</cx:pt>
          <cx:pt idx="2828">2.17143654823303</cx:pt>
          <cx:pt idx="2829">1.99919533729553</cx:pt>
          <cx:pt idx="2830">2.21623921394348</cx:pt>
          <cx:pt idx="2831">1.95937037467956</cx:pt>
          <cx:pt idx="2832">2.37952017784118</cx:pt>
          <cx:pt idx="2833">2.28593230247497</cx:pt>
          <cx:pt idx="2834">2.21225690841674</cx:pt>
          <cx:pt idx="2835">6.48344564437866</cx:pt>
          <cx:pt idx="2836">1.68657183647155</cx:pt>
          <cx:pt idx="2837">2.0609233379364</cx:pt>
          <cx:pt idx="2838">1.54917693138122</cx:pt>
          <cx:pt idx="2839">2.36458611488342</cx:pt>
          <cx:pt idx="2840">2.30982685089111</cx:pt>
          <cx:pt idx="2841">5.36238312721252</cx:pt>
          <cx:pt idx="2842">2.46613836288452</cx:pt>
          <cx:pt idx="2843">2.17541933059692</cx:pt>
          <cx:pt idx="2844">2.18139243125915</cx:pt>
          <cx:pt idx="2845">2.26701593399047</cx:pt>
          <cx:pt idx="2846">1.9981997013092</cx:pt>
          <cx:pt idx="2847">2.30783557891845</cx:pt>
          <cx:pt idx="2848">2.37155508995056</cx:pt>
          <cx:pt idx="2849">6.24350261688232</cx:pt>
          <cx:pt idx="2850">2.00417351722717</cx:pt>
          <cx:pt idx="2851">2.29190587997436</cx:pt>
          <cx:pt idx="2852">2.08282661437988</cx:pt>
          <cx:pt idx="2853">1.88868165016174</cx:pt>
          <cx:pt idx="2854">2.09278345108032</cx:pt>
          <cx:pt idx="2855">1.32715439796447</cx:pt>
          <cx:pt idx="2856">2.17641472816467</cx:pt>
          <cx:pt idx="2857">1.89664673805236</cx:pt>
          <cx:pt idx="2858">2.551762342453</cx:pt>
          <cx:pt idx="2859">2.21922540664672</cx:pt>
          <cx:pt idx="2860">2.00915145874023</cx:pt>
          <cx:pt idx="2861">2.26203727722167</cx:pt>
          <cx:pt idx="2862">2.08780527114868</cx:pt>
          <cx:pt idx="2863">2.59556794166564</cx:pt>
          <cx:pt idx="2864">6.79606890678405</cx:pt>
          <cx:pt idx="2865">2.39246344566345</cx:pt>
          <cx:pt idx="2866">2.30086660385131</cx:pt>
          <cx:pt idx="2867">2.27099800109863</cx:pt>
          <cx:pt idx="2868">2.52089715003967</cx:pt>
          <cx:pt idx="2869">2.09178757667541</cx:pt>
          <cx:pt idx="2870">2.0808355808258</cx:pt>
          <cx:pt idx="2871">1.07128190994262</cx:pt>
          <cx:pt idx="2872">1.8647871017456</cx:pt>
          <cx:pt idx="2873">1.93846321105957</cx:pt>
          <cx:pt idx="2874">2.76880502700805</cx:pt>
          <cx:pt idx="2875">2.44523072242736</cx:pt>
          <cx:pt idx="2876">1.50537014007568</cx:pt>
          <cx:pt idx="2877">2.40341448783874</cx:pt>
          <cx:pt idx="2878">2.23017835617065</cx:pt>
          <cx:pt idx="2879">2.0081558227539</cx:pt>
          <cx:pt idx="2880">6.17181754112243</cx:pt>
          <cx:pt idx="2881">2.709068775177</cx:pt>
          <cx:pt idx="2882">2.84845519065856</cx:pt>
          <cx:pt idx="2883">2.794691324234</cx:pt>
          <cx:pt idx="2884">2.52587580680847</cx:pt>
          <cx:pt idx="2885">2.0201027393341</cx:pt>
          <cx:pt idx="2886">2.07984042167663</cx:pt>
          <cx:pt idx="2887">2.26203727722167</cx:pt>
          <cx:pt idx="2888">2.77179265022277</cx:pt>
          <cx:pt idx="2889">2.54280090332031</cx:pt>
          <cx:pt idx="2890">2.13659000396728</cx:pt>
          <cx:pt idx="2891">2.34467339515686</cx:pt>
          <cx:pt idx="2892">1.91158127784729</cx:pt>
          <cx:pt idx="2893">2.36657881736755</cx:pt>
          <cx:pt idx="2894">6.88168978691101</cx:pt>
          <cx:pt idx="2895">2.2580554485321</cx:pt>
          <cx:pt idx="2896">1.69752359390258</cx:pt>
          <cx:pt idx="2897">2.09875655174255</cx:pt>
          <cx:pt idx="2898">2.62245035171508</cx:pt>
          <cx:pt idx="2899">2.25407242774963</cx:pt>
          <cx:pt idx="2900">2.41934466361999</cx:pt>
          <cx:pt idx="2901">2.22320842742919</cx:pt>
          <cx:pt idx="2902">2.0410132408142</cx:pt>
          <cx:pt idx="2903">2.45518469810485</cx:pt>
          <cx:pt idx="2904">2.21524357795715</cx:pt>
          <cx:pt idx="2905">1.85084867477417</cx:pt>
          <cx:pt idx="2906">2.13758540153503</cx:pt>
          <cx:pt idx="2907">1.78613424301147</cx:pt>
          <cx:pt idx="2908">1.76323437690734</cx:pt>
          <cx:pt idx="2909">6.02844905853271</cx:pt>
          <cx:pt idx="2910">1.85682225227355</cx:pt>
          <cx:pt idx="2911">2.46713399887084</cx:pt>
          <cx:pt idx="2912">2.18637084960937</cx:pt>
          <cx:pt idx="2913">1.78613519668579</cx:pt>
          <cx:pt idx="2914">2.02408385276794</cx:pt>
          <cx:pt idx="2915">2.44323945045471</cx:pt>
          <cx:pt idx="2916">2.62245035171508</cx:pt>
          <cx:pt idx="2917">1.77916455268859</cx:pt>
          <cx:pt idx="2918">2.02109813690185</cx:pt>
          <cx:pt idx="2919">2.17143678665161</cx:pt>
          <cx:pt idx="2920">2.9838581085205</cx:pt>
          <cx:pt idx="2921">2.35761666297912</cx:pt>
          <cx:pt idx="2922">2.03702855110168</cx:pt>
          <cx:pt idx="2923">7.4720914363861</cx:pt>
          <cx:pt idx="2924">1.7502913475036599</cx:pt>
          <cx:pt idx="2925">2.09278297424316</cx:pt>
          <cx:pt idx="2926">2.11767363548278</cx:pt>
          <cx:pt idx="2927">2.33670830726623</cx:pt>
          <cx:pt idx="2928">2.09577083587646</cx:pt>
          <cx:pt idx="2929">2.3038523197174</cx:pt>
          <cx:pt idx="2930">2.78971362113952</cx:pt>
          <cx:pt idx="2931">2.43726587295532</cx:pt>
          <cx:pt idx="2932">2.3257565498352</cx:pt>
          <cx:pt idx="2933">2.16645860671997</cx:pt>
          <cx:pt idx="2934">2.53483629226684</cx:pt>
          <cx:pt idx="2935">1.73237061500549</cx:pt>
          <cx:pt idx="2936">2.32874369621276</cx:pt>
          <cx:pt idx="2937">2.0738661289215</cx:pt>
          <cx:pt idx="2938">2.14953279495239</cx:pt>
          <cx:pt idx="2939">6.82195472717285</cx:pt>
          <cx:pt idx="2940">1.97928285598754</cx:pt>
          <cx:pt idx="2941">1.90959000587463</cx:pt>
          <cx:pt idx="2942">1.63679122924804</cx:pt>
          <cx:pt idx="2943">2.90420913696289</cx:pt>
          <cx:pt idx="2944">1.72341060638427</cx:pt>
          <cx:pt idx="2945">1.72938275337219</cx:pt>
          <cx:pt idx="2946">2.31580138206481</cx:pt>
          <cx:pt idx="2947">2.94104695320129</cx:pt>
          <cx:pt idx="2948">2.42033982276916</cx:pt>
          <cx:pt idx="2949">2.10074782371521</cx:pt>
          <cx:pt idx="2950">2.42133569717407</cx:pt>
          <cx:pt idx="2951">2.34168696403503</cx:pt>
          <cx:pt idx="2952">2.19234418869018</cx:pt>
          <cx:pt idx="2953">6.94640684127807</cx:pt>
          <cx:pt idx="2954">1.47550272941589</cx:pt>
          <cx:pt idx="2955">2.19035196304321</cx:pt>
          <cx:pt idx="2956">1.97729182243347</cx:pt>
          <cx:pt idx="2957">2.26701545715332</cx:pt>
          <cx:pt idx="2958">1.76721715927124</cx:pt>
          <cx:pt idx="2959">1.78613352775573</cx:pt>
          <cx:pt idx="2960">2.52390050888061</cx:pt>
          <cx:pt idx="2961">2.54280090332031</cx:pt>
          <cx:pt idx="2962">2.2242043018341</cx:pt>
          <cx:pt idx="2963">2.30584478378295</cx:pt>
          <cx:pt idx="2964">2.37354660034179</cx:pt>
          <cx:pt idx="2965">1.95140624046325</cx:pt>
          <cx:pt idx="2966">1.73137426376342</cx:pt>
          <cx:pt idx="2967">1.73834371566772</cx:pt>
          <cx:pt idx="2968">7.50992441177368</cx:pt>
          <cx:pt idx="2969">2.00218224525451</cx:pt>
          <cx:pt idx="2970">2.3327260017395</cx:pt>
          <cx:pt idx="2971">2.27099823951721</cx:pt>
          <cx:pt idx="2972">2.126633644104</cx:pt>
          <cx:pt idx="2973">2.61946415901184</cx:pt>
          <cx:pt idx="2974">1.9424443244934</cx:pt>
          <cx:pt idx="2975">1.47351336479187</cx:pt>
          <cx:pt idx="2976">2.07262706756591</cx:pt>
          <cx:pt idx="2977">2.11133050918579</cx:pt>
          <cx:pt idx="2978">1.42316555976867</cx:pt>
          <cx:pt idx="2979">2.27896308898925</cx:pt>
          <cx:pt idx="2980">2.65729665756225</cx:pt>
          <cx:pt idx="2981">2.59656429290771</cx:pt>
          <cx:pt idx="2982">1.233567237854</cx:pt>
          <cx:pt idx="2983">1.93846249580383</cx:pt>
          <cx:pt idx="2984">6.81598782539367</cx:pt>
          <cx:pt idx="2985">2.08282685279846</cx:pt>
          <cx:pt idx="2986">1.74830031394958</cx:pt>
          <cx:pt idx="2987">2.69712138175964</cx:pt>
          <cx:pt idx="2988">1.83491849899292</cx:pt>
          <cx:pt idx="2989">1.91954588890075</cx:pt>
          <cx:pt idx="2990">2.07984566688537</cx:pt>
          <cx:pt idx="2991">2.1803970336914</cx:pt>
          <cx:pt idx="2992">1.93846249580383</cx:pt>
          <cx:pt idx="2993">2.2117702960968</cx:pt>
          <cx:pt idx="2994">2.2261950969696</cx:pt>
          <cx:pt idx="2995">1.93647193908691</cx:pt>
          <cx:pt idx="2996">2.35363507270813</cx:pt>
          <cx:pt idx="2997">2.46315026283264</cx:pt>
          <cx:pt idx="2998">1.73336601257324</cx:pt>
          <cx:pt idx="2999">6.22062540054321</cx:pt>
          <cx:pt idx="3000">2.13957595825195</cx:pt>
          <cx:pt idx="3001">2.25009036064147</cx:pt>
          <cx:pt idx="3002">2.24511218070983</cx:pt>
          <cx:pt idx="3003">1.77418589591979</cx:pt>
          <cx:pt idx="3004">2.25407290458679</cx:pt>
          <cx:pt idx="3005">2.5129325389862</cx:pt>
          <cx:pt idx="3006">2.06689691543579</cx:pt>
          <cx:pt idx="3007">1.61986565589904</cx:pt>
          <cx:pt idx="3008">3.08740258216857</cx:pt>
          <cx:pt idx="3009">2.40839266777038</cx:pt>
          <cx:pt idx="3010">2.66725301742553</cx:pt>
          <cx:pt idx="3011">2.17940139770507</cx:pt>
          <cx:pt idx="3012">2.31282901763916</cx:pt>
          <cx:pt idx="3013">6.66615533828735</cx:pt>
          <cx:pt idx="3014">3.15116000175476</cx:pt>
          <cx:pt idx="3015">2.24212574958801</cx:pt>
          <cx:pt idx="3016">2.31779193878173</cx:pt>
          <cx:pt idx="3017">2.13957691192626</cx:pt>
          <cx:pt idx="3018">1.92651462554931</cx:pt>
          <cx:pt idx="3019">1.85283994674682</cx:pt>
          <cx:pt idx="3020">2.18139290809631</cx:pt>
          <cx:pt idx="3021">2.42631387710571</cx:pt>
          <cx:pt idx="3022">1.73535752296447</cx:pt>
          <cx:pt idx="3023">2.36159920692443</cx:pt>
          <cx:pt idx="3024">1.98724746704101</cx:pt>
          <cx:pt idx="3025">3.63200378417968</cx:pt>
          <cx:pt idx="3026">2.58162999153137</cx:pt>
          <cx:pt idx="3027">6.64672636985778</cx:pt>
          <cx:pt idx="3028">1.94443655014038</cx:pt>
          <cx:pt idx="3029">2.10572600364685</cx:pt>
          <cx:pt idx="3030">2.28891897201538</cx:pt>
          <cx:pt idx="3031">2.4133710861206</cx:pt>
          <cx:pt idx="3032">1.44662904739379</cx:pt>
          <cx:pt idx="3033">2.46215605735778</cx:pt>
          <cx:pt idx="3034">2.22121715545654</cx:pt>
          <cx:pt idx="3035">2.37354660034179</cx:pt>
          <cx:pt idx="3036">2.64734053611755</cx:pt>
          <cx:pt idx="3037">2.46215558052063</cx:pt>
          <cx:pt idx="3038">1.8259584903717</cx:pt>
          <cx:pt idx="3039">2.13061690330505</cx:pt>
          <cx:pt idx="3040">2.16462397575378</cx:pt>
          <cx:pt idx="3041">2.00922513008117</cx:pt>
          <cx:pt idx="3042">6.63876175880432</cx:pt>
          <cx:pt idx="3043">4.095960855484</cx:pt>
          <cx:pt idx="3044">2.32774806022644</cx:pt>
          <cx:pt idx="3045">2.13858103752136</cx:pt>
          <cx:pt idx="3046">2.78225708007812</cx:pt>
          <cx:pt idx="3047">1.91954565048217</cx:pt>
          <cx:pt idx="3048">2.62245082855224</cx:pt>
          <cx:pt idx="3049">2.02806782722473</cx:pt>
          <cx:pt idx="3050">1.87474274635314</cx:pt>
          <cx:pt idx="3051">1.3261592388153</cx:pt>
          <cx:pt idx="3052">1.8817126750946</cx:pt>
          <cx:pt idx="3053">2.69513058662414</cx:pt>
          <cx:pt idx="3054">1.5153260231018</cx:pt>
          <cx:pt idx="3055">2.47509884834289</cx:pt>
          <cx:pt idx="3056">5.95577001571655</cx:pt>
          <cx:pt idx="3057">1.64077353477478</cx:pt>
          <cx:pt idx="3058">1.98625206947326</cx:pt>
          <cx:pt idx="3059">2.98784089088439</cx:pt>
          <cx:pt idx="3060">2.49799847602844</cx:pt>
          <cx:pt idx="3061">2.23515558242797</cx:pt>
          <cx:pt idx="3062">1.9792833328247</cx:pt>
          <cx:pt idx="3063">2.14455485343933</cx:pt>
          <cx:pt idx="3064">1.98226952552795</cx:pt>
          <cx:pt idx="3065">2.13659024238586</cx:pt>
          <cx:pt idx="3066">2.42034006118774</cx:pt>
          <cx:pt idx="3067">3.564302444458</cx:pt>
          <cx:pt idx="3068">2.28394079208374</cx:pt>
          <cx:pt idx="3069">2.46514296531677</cx:pt>
          <cx:pt idx="3070">6.61486721038818</cx:pt>
          <cx:pt idx="3071">2.66625690460205</cx:pt>
          <cx:pt idx="3072">2.279958486557</cx:pt>
          <cx:pt idx="3073">2.3207790851593</cx:pt>
          <cx:pt idx="3074">1.60891389846801</cx:pt>
          <cx:pt idx="3075">2.23814296722412</cx:pt>
          <cx:pt idx="3076">2.37255072593688</cx:pt>
          <cx:pt idx="3077">2.22121787071228</cx:pt>
          <cx:pt idx="3078">2.60353279113769</cx:pt>
          <cx:pt idx="3079">1.99123001098632</cx:pt>
          <cx:pt idx="3080">1.816002368927</cx:pt>
          <cx:pt idx="3081">2.24610757827758</cx:pt>
          <cx:pt idx="3082">2.22320842742919</cx:pt>
          <cx:pt idx="3083">1.9215383529663</cx:pt>
          <cx:pt idx="3084">2.03952670097351</cx:pt>
          <cx:pt idx="3085">6.59196782112121</cx:pt>
          <cx:pt idx="3086">1.98525643348693</cx:pt>
          <cx:pt idx="3087">2.20827412605285</cx:pt>
          <cx:pt idx="3088">2.11866927146911</cx:pt>
          <cx:pt idx="3089">2.47310733795166</cx:pt>
          <cx:pt idx="3090">2.2480993270874</cx:pt>
          <cx:pt idx="3091">1.68657183647155</cx:pt>
          <cx:pt idx="3092">3.60313129425048</cx:pt>
          <cx:pt idx="3093">2.51094126701355</cx:pt>
          <cx:pt idx="3094">2.63439750671386</cx:pt>
          <cx:pt idx="3095">2.47310853004455</cx:pt>
          <cx:pt idx="3096">1.55316042900085</cx:pt>
          <cx:pt idx="3097">2.45518541336059</cx:pt>
          <cx:pt idx="3098">2.35960793495178</cx:pt>
          <cx:pt idx="3099">2.02408552169799</cx:pt>
          <cx:pt idx="3100">6.50634503364563</cx:pt>
          <cx:pt idx="3101">2.3058443069458</cx:pt>
          <cx:pt idx="3102">2.24909448623657</cx:pt>
          <cx:pt idx="3103">2.63539338111877</cx:pt>
          <cx:pt idx="3104">2.02508187294006</cx:pt>
          <cx:pt idx="3105">2.2142481803894</cx:pt>
          <cx:pt idx="3106">1.85383415222167</cx:pt>
          <cx:pt idx="3107">1.89366006851196</cx:pt>
          <cx:pt idx="3108">2.31978321075439</cx:pt>
          <cx:pt idx="3109">2.24312090873718</cx:pt>
          <cx:pt idx="3110">2.52687120437622</cx:pt>
          <cx:pt idx="3111">3.28254437446594</cx:pt>
          <cx:pt idx="3112">2.5288610458374</cx:pt>
          <cx:pt idx="3113">7.03003811836242</cx:pt>
          <cx:pt idx="3114">1.86777377128601</cx:pt>
          <cx:pt idx="3115">1.65969085693359</cx:pt>
          <cx:pt idx="3116">2.19035339355468</cx:pt>
          <cx:pt idx="3117">2.20727825164794</cx:pt>
          <cx:pt idx="3118">2.40938830375671</cx:pt>
          <cx:pt idx="3119">1.60990977287292</cx:pt>
          <cx:pt idx="3120">2.33173179626464</cx:pt>
          <cx:pt idx="3121">2.30186104774475</cx:pt>
          <cx:pt idx="3122">1.42771220207214</cx:pt>
          <cx:pt idx="3123">2.40938830375671</cx:pt>
          <cx:pt idx="3124">2.45717883110046</cx:pt>
          <cx:pt idx="3125">2.10672140121459</cx:pt>
          <cx:pt idx="3126">2.37653422355651</cx:pt>
          <cx:pt idx="3127">2.42133522033691</cx:pt>
          <cx:pt idx="3128">1.93647098541259</cx:pt>
          <cx:pt idx="3129">6.83987545967102</cx:pt>
          <cx:pt idx="3130">2.49700307846069</cx:pt>
          <cx:pt idx="3131">2.22221255302429</cx:pt>
          <cx:pt idx="3132">2.08780550956726</cx:pt>
          <cx:pt idx="3133">2.10473012924194</cx:pt>
          <cx:pt idx="3134">2.68417787551879</cx:pt>
          <cx:pt idx="3135">2.13161253929138</cx:pt>
          <cx:pt idx="3136">2.33471727371215</cx:pt>
          <cx:pt idx="3137">1.8618004322052</cx:pt>
          <cx:pt idx="3138">2.13957667350769</cx:pt>
          <cx:pt idx="3139">2.02109932899475</cx:pt>
          <cx:pt idx="3140">1.04340553283691</cx:pt>
          <cx:pt idx="3141">2.09079027175903</cx:pt>
          <cx:pt idx="3142">1.83093619346618</cx:pt>
          <cx:pt idx="3143">2.74092817306518</cx:pt>
          <cx:pt idx="3144">1.52826905250549</cx:pt>
          <cx:pt idx="3145">6.86675786972045</cx:pt>
          <cx:pt idx="3146">1.4237310886383</cx:pt>
          <cx:pt idx="3147">2.08382105827331</cx:pt>
          <cx:pt idx="3148">1.92950177192687</cx:pt>
          <cx:pt idx="3149">2.25407242774963</cx:pt>
          <cx:pt idx="3150">2.30982708930969</cx:pt>
          <cx:pt idx="3151">2.21026563644409</cx:pt>
          <cx:pt idx="3152">2.10871267318725</cx:pt>
          <cx:pt idx="3153">2.09079146385192</cx:pt>
          <cx:pt idx="3154">2.17044115066528</cx:pt>
          <cx:pt idx="3155">2.2042920589447</cx:pt>
          <cx:pt idx="3156">2.22918224334716</cx:pt>
          <cx:pt idx="3157">2.72898054122924</cx:pt>
          <cx:pt idx="3158">2.26900696754455</cx:pt>
          <cx:pt idx="3159">2.00019073486328</cx:pt>
          <cx:pt idx="3160">6.16285753250122</cx:pt>
          <cx:pt idx="3161">2.4103844165802</cx:pt>
          <cx:pt idx="3162">1.97032260894775</cx:pt>
          <cx:pt idx="3163">1.64376020431518</cx:pt>
          <cx:pt idx="3164">2.05096697807312</cx:pt>
          <cx:pt idx="3165">1.89963436126708</cx:pt>
          <cx:pt idx="3166">2.03603219985961</cx:pt>
          <cx:pt idx="3167">2.5398142337799</cx:pt>
          <cx:pt idx="3168">2.05893206596374</cx:pt>
          <cx:pt idx="3169">2.05694103240966</cx:pt>
          <cx:pt idx="3170">2.27896308898925</cx:pt>
          <cx:pt idx="3171">2.08083510398864</cx:pt>
          <cx:pt idx="3172">2.22221279144287</cx:pt>
          <cx:pt idx="3173">1.86976504325866</cx:pt>
          <cx:pt idx="3174">2.20329618453979</cx:pt>
          <cx:pt idx="3175">6.04836201667785</cx:pt>
          <cx:pt idx="3176">2.04698467254638</cx:pt>
          <cx:pt idx="3177">1.95538783073425</cx:pt>
          <cx:pt idx="3178">1.51233959197998</cx:pt>
          <cx:pt idx="3179">1.79509425163269</cx:pt>
          <cx:pt idx="3180">1.884699344635</cx:pt>
          <cx:pt idx="3181">2.15849375724792</cx:pt>
          <cx:pt idx="3182">2.30584383010864</cx:pt>
          <cx:pt idx="3183">2.3944547176361</cx:pt>
          <cx:pt idx="3184">2.40540599822998</cx:pt>
          <cx:pt idx="3185">2.1077172756195</cx:pt>
          <cx:pt idx="3186">1.38589644432067</cx:pt>
          <cx:pt idx="3187">2.39246273040771</cx:pt>
          <cx:pt idx="3188">1.84288382530212</cx:pt>
          <cx:pt idx="3189">2.6194634437561</cx:pt>
          <cx:pt idx="3190">6.21861171722412</cx:pt>
          <cx:pt idx="3191">1.68059825897216</cx:pt>
          <cx:pt idx="3192">2.09477424621582</cx:pt>
          <cx:pt idx="3193">2.34566926956176</cx:pt>
          <cx:pt idx="3194">1.97330927848815</cx:pt>
          <cx:pt idx="3195">1.90361618995666</cx:pt>
          <cx:pt idx="3196">2.09377837181091</cx:pt>
          <cx:pt idx="3197">2.01014852523803</cx:pt>
          <cx:pt idx="3198">2.06490397453308</cx:pt>
          <cx:pt idx="3199">2.37155532836914</cx:pt>
          <cx:pt idx="3200">2.5686867237091</cx:pt>
          <cx:pt idx="3201">2.65132331848144</cx:pt>
          <cx:pt idx="3202">1.7841420173645</cx:pt>
          <cx:pt idx="3203">2.42730975151062</cx:pt>
          <cx:pt idx="3204">2.22221302986145</cx:pt>
          <cx:pt idx="3205">6.62880563735961</cx:pt>
          <cx:pt idx="3206">2.23714709281921</cx:pt>
          <cx:pt idx="3207">2.21922612190246</cx:pt>
          <cx:pt idx="3208">2.67621350288391</cx:pt>
          <cx:pt idx="3209">3.22877979278564</cx:pt>
          <cx:pt idx="3210">2.19632744789123</cx:pt>
          <cx:pt idx="3211">1.7970848083496</cx:pt>
          <cx:pt idx="3212">1.91058588027954</cx:pt>
          <cx:pt idx="3213">3.06151628494262</cx:pt>
          <cx:pt idx="3214">2.48405957221984</cx:pt>
          <cx:pt idx="3215">2.28792357444763</cx:pt>
          <cx:pt idx="3216">2.51392865180969</cx:pt>
          <cx:pt idx="3217">2.42033982276916</cx:pt>
          <cx:pt idx="3218">1.82496285438537</cx:pt>
          <cx:pt idx="3219">6.18177366256713</cx:pt>
          <cx:pt idx="3220">2.21723508834838</cx:pt>
          <cx:pt idx="3221">2.47709035873413</cx:pt>
          <cx:pt idx="3222">2.6224501132965</cx:pt>
          <cx:pt idx="3223">1.79011607170104</cx:pt>
          <cx:pt idx="3224">1.81500625610351</cx:pt>
          <cx:pt idx="3225">1.4137737751007</cx:pt>
          <cx:pt idx="3226">2.32675242424011</cx:pt>
          <cx:pt idx="3227">2.10572695732116</cx:pt>
          <cx:pt idx="3228">2.25008964538574</cx:pt>
          <cx:pt idx="3229">2.04300141334533</cx:pt>
          <cx:pt idx="3230">2.33272719383239</cx:pt>
          <cx:pt idx="3231">2.08979558944702</cx:pt>
          <cx:pt idx="3232">2.67720937728881</cx:pt>
          <cx:pt idx="3233">2.2281858921051</cx:pt>
          <cx:pt idx="3234">5.71781778335571</cx:pt>
          <cx:pt idx="3235">1.81201958656311</cx:pt>
          <cx:pt idx="3236">1.93348455429077</cx:pt>
          <cx:pt idx="3237">2.57764720916748</cx:pt>
          <cx:pt idx="3238">2.35064768791198</cx:pt>
          <cx:pt idx="3239">1.67362880706787</cx:pt>
          <cx:pt idx="3240">1.94941425323486</cx:pt>
          <cx:pt idx="3241">2.1415684223175</cx:pt>
          <cx:pt idx="3242">2.19134902954101</cx:pt>
          <cx:pt idx="3243">2.39146733283996</cx:pt>
          <cx:pt idx="3244">1.74531316757202</cx:pt>
          <cx:pt idx="3245">2.10473036766052</cx:pt>
          <cx:pt idx="3246">3.46374583244323</cx:pt>
          <cx:pt idx="3247">2.27000141143798</cx:pt>
          <cx:pt idx="3248">2.16446757316589</cx:pt>
          <cx:pt idx="3249">6.24350214004516</cx:pt>
          <cx:pt idx="3250">2.40839385986328</cx:pt>
          <cx:pt idx="3251">2.25208044052124</cx:pt>
          <cx:pt idx="3252">2.0788447856903</cx:pt>
          <cx:pt idx="3253">2.63539314270019</cx:pt>
          <cx:pt idx="3254">2.35363388061523</cx:pt>
          <cx:pt idx="3255">2.19931364059448</cx:pt>
          <cx:pt idx="3256">1.91456794738769</cx:pt>
          <cx:pt idx="3257">2.61149859428405</cx:pt>
          <cx:pt idx="3258">2.67920017242431</cx:pt>
          <cx:pt idx="3259">2.21623969078063</cx:pt>
          <cx:pt idx="3260">2.43427872657775</cx:pt>
          <cx:pt idx="3261">2.32177424430847</cx:pt>
          <cx:pt idx="3262">2.16048455238342</cx:pt>
          <cx:pt idx="3263">6.62780976295471</cx:pt>
          <cx:pt idx="3264">2.15451145172119</cx:pt>
          <cx:pt idx="3265">1.74730443954467</cx:pt>
          <cx:pt idx="3266">2.16148161888122</cx:pt>
          <cx:pt idx="3267">1.59597015380859</cx:pt>
          <cx:pt idx="3268">4.35183405876159</cx:pt>
          <cx:pt idx="3269">2.35562467575073</cx:pt>
          <cx:pt idx="3270">2.22121810913085</cx:pt>
          <cx:pt idx="3271">2.36558055877685</cx:pt>
          <cx:pt idx="3272">3.89385104179382</cx:pt>
          <cx:pt idx="3273">1.69851946830749</cx:pt>
          <cx:pt idx="3274">2.49401521682739</cx:pt>
          <cx:pt idx="3275">2.41635775566101</cx:pt>
          <cx:pt idx="3276">2.05395460128784</cx:pt>
          <cx:pt idx="3277">6.65966892242431</cx:pt>
          <cx:pt idx="3278">1.87872672080993</cx:pt>
          <cx:pt idx="3279">2.07585740089416</cx:pt>
          <cx:pt idx="3280">2.36458539962768</cx:pt>
          <cx:pt idx="3281">3.46872329711914</cx:pt>
          <cx:pt idx="3282">1.99919486045837</cx:pt>
          <cx:pt idx="3283">2.39644575119018</cx:pt>
          <cx:pt idx="3284">1.86180067062377</cx:pt>
          <cx:pt idx="3285">2.45120406150817</cx:pt>
          <cx:pt idx="3286">2.31480503082275</cx:pt>
          <cx:pt idx="3287">2.76681518554687</cx:pt>
          <cx:pt idx="3288">2.06390929222106</cx:pt>
          <cx:pt idx="3289">2.06590151786804</cx:pt>
          <cx:pt idx="3290">2.60851144790649</cx:pt>
          <cx:pt idx="3291">6.11606431007385</cx:pt>
          <cx:pt idx="3292">1.53922033309936</cx:pt>
          <cx:pt idx="3293">2.33670878410339</cx:pt>
          <cx:pt idx="3294">2.33969521522521</cx:pt>
          <cx:pt idx="3295">1.95041036605834</cx:pt>
          <cx:pt idx="3296">2.18637061119079</cx:pt>
          <cx:pt idx="3297">2.52388453483581</cx:pt>
          <cx:pt idx="3298">2.12962055206298</cx:pt>
          <cx:pt idx="3299">2.11468648910522</cx:pt>
          <cx:pt idx="3300">1.9882435798645</cx:pt>
          <cx:pt idx="3301">1.96434879302978</cx:pt>
          <cx:pt idx="3302">2.27000212669372</cx:pt>
          <cx:pt idx="3303">1.94642758369445</cx:pt>
          <cx:pt idx="3304">2.32575702667236</cx:pt>
          <cx:pt idx="3305">1.97032213211059</cx:pt>
          <cx:pt idx="3306">2.10473036766052</cx:pt>
          <cx:pt idx="3307">6.46253776550293</cx:pt>
          <cx:pt idx="3308">1.96932721138</cx:pt>
          <cx:pt idx="3309">2.21325182914733</cx:pt>
          <cx:pt idx="3310">2.43626999855041</cx:pt>
          <cx:pt idx="3311">2.00218224525451</cx:pt>
          <cx:pt idx="3312">2.40142345428466</cx:pt>
          <cx:pt idx="3313">1.45758056640625</cx:pt>
          <cx:pt idx="3314">2.17342782020568</cx:pt>
          <cx:pt idx="3315">2.19882655143737</cx:pt>
          <cx:pt idx="3316">1.8916687965393</cx:pt>
          <cx:pt idx="3317">2.37852501869201</cx:pt>
          <cx:pt idx="3318">2.37653279304504</cx:pt>
          <cx:pt idx="3319">1.56311583518981</cx:pt>
          <cx:pt idx="3320">2.14156746864318</cx:pt>
          <cx:pt idx="3321">1.267418384552</cx:pt>
          <cx:pt idx="3322">6.38886189460754</cx:pt>
          <cx:pt idx="3323">2.22520017623901</cx:pt>
          <cx:pt idx="3324">2.49003314971923</cx:pt>
          <cx:pt idx="3325">1.50437450408935</cx:pt>
          <cx:pt idx="3326">2.47012114524841</cx:pt>
          <cx:pt idx="3327">2.15351581573486</cx:pt>
          <cx:pt idx="3328">2.69712114334106</cx:pt>
          <cx:pt idx="3329">2.09577012062072</cx:pt>
          <cx:pt idx="3330">2.83849835395813</cx:pt>
          <cx:pt idx="3331">1.86976528167724</cx:pt>
          <cx:pt idx="3332">2.67322635650634</cx:pt>
          <cx:pt idx="3333">2.67322707176208</cx:pt>
          <cx:pt idx="3334">1.85283923149108</cx:pt>
          <cx:pt idx="3335">2.06590127944946</cx:pt>
          <cx:pt idx="3336">6.4695074558258</cx:pt>
          <cx:pt idx="3337">3.10631871223449</cx:pt>
          <cx:pt idx="3338">2.04798054695129</cx:pt>
          <cx:pt idx="3339">2.26303315162658</cx:pt>
          <cx:pt idx="3340">2.36558151245117</cx:pt>
          <cx:pt idx="3341">2.09079194068908</cx:pt>
          <cx:pt idx="3342">2.12165594100952</cx:pt>
          <cx:pt idx="3343">1.97828674316406</cx:pt>
          <cx:pt idx="3344">2.17940139770507</cx:pt>
          <cx:pt idx="3345">2.31580114364624</cx:pt>
          <cx:pt idx="3346">2.32973909378051</cx:pt>
          <cx:pt idx="3347">1.99620819091796</cx:pt>
          <cx:pt idx="3348">2.24411702156066</cx:pt>
          <cx:pt idx="3349">1.97928285598754</cx:pt>
          <cx:pt idx="3350">2.39544939994812</cx:pt>
          <cx:pt idx="3351">6.11307716369628</cx:pt>
          <cx:pt idx="3352">2.46116042137146</cx:pt>
          <cx:pt idx="3353">2.04598879814147</cx:pt>
          <cx:pt idx="3354">1.83392333984375</cx:pt>
          <cx:pt idx="3355">1.69453692436218</cx:pt>
          <cx:pt idx="3356">2.06988382339477</cx:pt>
          <cx:pt idx="3357">2.61846756935119</cx:pt>
          <cx:pt idx="3358">2.55275726318359</cx:pt>
          <cx:pt idx="3359">2.86438465118408</cx:pt>
          <cx:pt idx="3360">2.13260746002197</cx:pt>
          <cx:pt idx="3361">2.0977611541748</cx:pt>
          <cx:pt idx="3362">2.51691484451293</cx:pt>
          <cx:pt idx="3363">1.54121208190917</cx:pt>
          <cx:pt idx="3364">2.13659048080444</cx:pt>
          <cx:pt idx="3365">2.12563824653625</cx:pt>
          <cx:pt idx="3366">6.56608152389526</cx:pt>
          <cx:pt idx="3367">2.68816113471984</cx:pt>
          <cx:pt idx="3368">2.18836188316345</cx:pt>
          <cx:pt idx="3369">3.88488984107971</cx:pt>
          <cx:pt idx="3370">2.65530562400817</cx:pt>
          <cx:pt idx="3371">2.20230054855346</cx:pt>
          <cx:pt idx="3372">2.15550684928894</cx:pt>
          <cx:pt idx="3373">2.66725301742553</cx:pt>
          <cx:pt idx="3374">1.3739485740661599</cx:pt>
          <cx:pt idx="3375">2.39744210243225</cx:pt>
          <cx:pt idx="3376">1.80903196334838</cx:pt>
          <cx:pt idx="3377">3.50257420539855</cx:pt>
          <cx:pt idx="3378">1.74929547309875</cx:pt>
          <cx:pt idx="3379">1.98127460479736</cx:pt>
          <cx:pt idx="3380">6.21562433242797</cx:pt>
          <cx:pt idx="3381">2.11667799949646</cx:pt>
          <cx:pt idx="3382">2.38250732421875</cx:pt>
          <cx:pt idx="3383">2.56669640541076</cx:pt>
          <cx:pt idx="3384">2.38847994804382</cx:pt>
          <cx:pt idx="3385">3.03961324691772</cx:pt>
          <cx:pt idx="3386">2.30683994293212</cx:pt>
          <cx:pt idx="3387">1.38888359069824</cx:pt>
          <cx:pt idx="3388">2.44722151756286</cx:pt>
          <cx:pt idx="3389">1.59099268913269</cx:pt>
          <cx:pt idx="3390">1.57506322860717</cx:pt>
          <cx:pt idx="3391">2.15351557731628</cx:pt>
          <cx:pt idx="3392">2.28891992568969</cx:pt>
          <cx:pt idx="3393">2.38947582244873</cx:pt>
          <cx:pt idx="3394">2.01612019538879</cx:pt>
          <cx:pt idx="3395">5.90598893165588</cx:pt>
          <cx:pt idx="3396">2.7020993232727</cx:pt>
          <cx:pt idx="3397">1.85881376266479</cx:pt>
          <cx:pt idx="3398">2.12464308738708</cx:pt>
          <cx:pt idx="3399">2.22519922256469</cx:pt>
          <cx:pt idx="3400">1.84985280036926</cx:pt>
          <cx:pt idx="3401">1.95837521553039</cx:pt>
          <cx:pt idx="3402">2.06988334655761</cx:pt>
          <cx:pt idx="3403">2.19831848144531</cx:pt>
          <cx:pt idx="3404">2.17940139770507</cx:pt>
          <cx:pt idx="3405">3.40201830863952</cx:pt>
          <cx:pt idx="3406">2.20827269554138</cx:pt>
          <cx:pt idx="3407">2.34467363357543</cx:pt>
          <cx:pt idx="3408">2.39545011520385</cx:pt>
          <cx:pt idx="3409">2.39843654632568</cx:pt>
          <cx:pt idx="3410">6.37293195724487</cx:pt>
          <cx:pt idx="3411">2.26203751564025</cx:pt>
          <cx:pt idx="3412">1.23954248428344</cx:pt>
          <cx:pt idx="3413">2.39843487739563</cx:pt>
          <cx:pt idx="3414">2.22519993782043</cx:pt>
          <cx:pt idx="3415">1.86677861213684</cx:pt>
          <cx:pt idx="3416">2.26900649070739</cx:pt>
          <cx:pt idx="3417">2.12762999534606</cx:pt>
          <cx:pt idx="3418">2.14953279495239</cx:pt>
          <cx:pt idx="3419">1.96235728263854</cx:pt>
          <cx:pt idx="3420">2.61149835586547</cx:pt>
          <cx:pt idx="3421">2.0878050327301</cx:pt>
          <cx:pt idx="3422">2.27199435234069</cx:pt>
          <cx:pt idx="3423">2.15351462364196</cx:pt>
          <cx:pt idx="3424">2.09576988220214</cx:pt>
          <cx:pt idx="3425">1.93348479270935</cx:pt>
          <cx:pt idx="3426">6.45556855201721</cx:pt>
          <cx:pt idx="3427">2.33670854568481</cx:pt>
          <cx:pt idx="3428">2.30982708930969</cx:pt>
          <cx:pt idx="3429">2.60253763198852</cx:pt>
          <cx:pt idx="3430">1.96335387229919</cx:pt>
          <cx:pt idx="3431">2.13260674476623</cx:pt>
          <cx:pt idx="3432">2.54180526733398</cx:pt>
          <cx:pt idx="3433">1.34806323051452</cx:pt>
          <cx:pt idx="3434">1.66566395759582</cx:pt>
          <cx:pt idx="3435">2.19831800460815</cx:pt>
          <cx:pt idx="3436">2.19035363197326</cx:pt>
          <cx:pt idx="3437">2.16844916343688</cx:pt>
          <cx:pt idx="3438">2.08481836318969</cx:pt>
          <cx:pt idx="3439">2.33571314811706</cx:pt>
          <cx:pt idx="3440">6.28930211067199</cx:pt>
          <cx:pt idx="3441">2.28294372558593</cx:pt>
          <cx:pt idx="3442">2.55275845527648</cx:pt>
          <cx:pt idx="3443">1.6288251876831</cx:pt>
          <cx:pt idx="3444">2.63937544822692</cx:pt>
          <cx:pt idx="3445">1.22958469390869</cx:pt>
          <cx:pt idx="3446">2.1176733970642</cx:pt>
          <cx:pt idx="3447">2.35064768791198</cx:pt>
          <cx:pt idx="3448">2.12663340568542</cx:pt>
          <cx:pt idx="3449">2.33372259140014</cx:pt>
          <cx:pt idx="3450">1.88768601417541</cx:pt>
          <cx:pt idx="3451">2.72201132774353</cx:pt>
          <cx:pt idx="3452">2.16446685791015</cx:pt>
          <cx:pt idx="3453">2.38151144981384</cx:pt>
          <cx:pt idx="3454">2.16247606277465</cx:pt>
          <cx:pt idx="3455">6.63876175880432</cx:pt>
          <cx:pt idx="3456">2.78373956680297</cx:pt>
          <cx:pt idx="3457">2.20030903816223</cx:pt>
          <cx:pt idx="3458">2.4541916847229</cx:pt>
          <cx:pt idx="3459">1.84885740280151</cx:pt>
          <cx:pt idx="3460">1.79111123085021</cx:pt>
          <cx:pt idx="3461">1.88370418548583</cx:pt>
          <cx:pt idx="3462">1.64276480674743</cx:pt>
          <cx:pt idx="3463">1.70349764823913</cx:pt>
          <cx:pt idx="3464">2.48007702827453</cx:pt>
          <cx:pt idx="3465">2.64136672019958</cx:pt>
          <cx:pt idx="3466">2.03304624557495</cx:pt>
          <cx:pt idx="3467">2.11866927146911</cx:pt>
          <cx:pt idx="3468">1.70947098731994</cx:pt>
          <cx:pt idx="3469">2.33869957923889</cx:pt>
          <cx:pt idx="3470">1.36399292945861</cx:pt>
          <cx:pt idx="3471">6.12303280830383</cx:pt>
          <cx:pt idx="3472">2.2769718170166</cx:pt>
          <cx:pt idx="3473">1.77916526794433</cx:pt>
          <cx:pt idx="3474">2.00616312026977</cx:pt>
          <cx:pt idx="3475">2.04897618293762</cx:pt>
          <cx:pt idx="3476">2.15948915481567</cx:pt>
          <cx:pt idx="3477">2.33073496818542</cx:pt>
          <cx:pt idx="3478">2.19234442710876</cx:pt>
          <cx:pt idx="3479">1.76920771598815</cx:pt>
          <cx:pt idx="3480">2.09377884864807</cx:pt>
          <cx:pt idx="3481">2.23515605926513</cx:pt>
          <cx:pt idx="3482">2.34666490554809</cx:pt>
          <cx:pt idx="3483">2.60652041435241</cx:pt>
          <cx:pt idx="3484">2.30086660385131</cx:pt>
          <cx:pt idx="3485">2.16247606277465</cx:pt>
          <cx:pt idx="3486">6.87372660636901</cx:pt>
          <cx:pt idx="3487">2.09676527976989</cx:pt>
          <cx:pt idx="3488">2.2660207748413</cx:pt>
          <cx:pt idx="3489">2.76880502700805</cx:pt>
          <cx:pt idx="3490">2.01114249229431</cx:pt>
          <cx:pt idx="3491">2.09776091575622</cx:pt>
          <cx:pt idx="3492">2.64833641052246</cx:pt>
          <cx:pt idx="3493">2.56470417976379</cx:pt>
          <cx:pt idx="3494">1.90560746192932</cx:pt>
          <cx:pt idx="3495">2.31082272529602</cx:pt>
          <cx:pt idx="3496">2.35662031173706</cx:pt>
          <cx:pt idx="3497">2.38051605224609</cx:pt>
          <cx:pt idx="3498">2.56370854377746</cx:pt>
          <cx:pt idx="3499">2.0081558227539</cx:pt>
          <cx:pt idx="3500">6.60092830657959</cx:pt>
          <cx:pt idx="3501">2.45219993591308</cx:pt>
          <cx:pt idx="3502">2.38748478889465</cx:pt>
          <cx:pt idx="3503">2.70309543609619</cx:pt>
          <cx:pt idx="3504">2.58760356903076</cx:pt>
          <cx:pt idx="3505">2.00019073486328</cx:pt>
          <cx:pt idx="3506">2.16844964027404</cx:pt>
          <cx:pt idx="3507">2.53782320022583</cx:pt>
          <cx:pt idx="3508">1.99023413658142</cx:pt>
          <cx:pt idx="3509">2.02209448814392</cx:pt>
          <cx:pt idx="3510">2.30982708930969</cx:pt>
          <cx:pt idx="3511">2.12762999534606</cx:pt>
          <cx:pt idx="3512">8.01967930793762</cx:pt>
          <cx:pt idx="3513">2.81759047508239</cx:pt>
          <cx:pt idx="3514">2.55873107910156</cx:pt>
          <cx:pt idx="3515">2.14555048942565</cx:pt>
          <cx:pt idx="3516">2.30385327339172</cx:pt>
          <cx:pt idx="3517">2.74192452430725</cx:pt>
          <cx:pt idx="3518">1.55515050888061</cx:pt>
          <cx:pt idx="3519">1.72739338874816</cx:pt>
          <cx:pt idx="3520">2.88628721237182</cx:pt>
          <cx:pt idx="3521">2.12762928009033</cx:pt>
          <cx:pt idx="3522">2.55275702476501</cx:pt>
          <cx:pt idx="3523">2.26502442359924</cx:pt>
          <cx:pt idx="3524">2.34069108963012</cx:pt>
          <cx:pt idx="3525">2.11169958114624</cx:pt>
          <cx:pt idx="3526">1.89366054534912</cx:pt>
          <cx:pt idx="3527">6.20666408538818</cx:pt>
          <cx:pt idx="3528">2.0768539905548</cx:pt>
          <cx:pt idx="3529">2.0947732925415</cx:pt>
          <cx:pt idx="3530">2.58660840988159</cx:pt>
          <cx:pt idx="3531">2.82356405258178</cx:pt>
          <cx:pt idx="3532">2.13260769844055</cx:pt>
          <cx:pt idx="3533">2.07585763931274</cx:pt>
          <cx:pt idx="3534">1.91456770896911</cx:pt>
          <cx:pt idx="3535">2.10473036766052</cx:pt>
          <cx:pt idx="3536">2.30783605575561</cx:pt>
          <cx:pt idx="3537">1.97131776809692</cx:pt>
          <cx:pt idx="3538">2.36060357093811</cx:pt>
          <cx:pt idx="3539">2.26601982116699</cx:pt>
          <cx:pt idx="3540">2.29588842391967</cx:pt>
          <cx:pt idx="3541">6.1469280719757</cx:pt>
          <cx:pt idx="3542">2.35662055015563</cx:pt>
          <cx:pt idx="3543">1.3968482017517</cx:pt>
          <cx:pt idx="3544">2.5756561756134</cx:pt>
          <cx:pt idx="3545">2.17243242263793</cx:pt>
          <cx:pt idx="3546">2.03802394866943</cx:pt>
          <cx:pt idx="3547">1.94642758369445</cx:pt>
          <cx:pt idx="3548">1.79011583328247</cx:pt>
          <cx:pt idx="3549">3.06052160263061</cx:pt>
          <cx:pt idx="3550">2.61249351501464</cx:pt>
          <cx:pt idx="3551">1.81401085853576</cx:pt>
          <cx:pt idx="3552">2.23913812637329</cx:pt>
          <cx:pt idx="3553">1.90660285949707</cx:pt>
          <cx:pt idx="3554">2.60751605033874</cx:pt>
          <cx:pt idx="3555">2.17342782020568</cx:pt>
          <cx:pt idx="3556">8.10430717468261</cx:pt>
          <cx:pt idx="3557">2.17840600013732</cx:pt>
          <cx:pt idx="3558">2.22918176651</cx:pt>
          <cx:pt idx="3559">1.81301569938659</cx:pt>
          <cx:pt idx="3560">3.08441519737243</cx:pt>
          <cx:pt idx="3561">2.15849375724792</cx:pt>
          <cx:pt idx="3562">1.89764189720153</cx:pt>
          <cx:pt idx="3563">1.98824334144592</cx:pt>
          <cx:pt idx="3564">1.8697657585144</cx:pt>
          <cx:pt idx="3565">2.279958486557</cx:pt>
          <cx:pt idx="3566">1.93149280548095</cx:pt>
          <cx:pt idx="3567">2.15948987007141</cx:pt>
          <cx:pt idx="3568">2.37454152107238</cx:pt>
          <cx:pt idx="3569">2.16944551467895</cx:pt>
          <cx:pt idx="3570">1.8070421218872</cx:pt>
          <cx:pt idx="3571">6.26540517807006</cx:pt>
          <cx:pt idx="3572">2.3576180934906</cx:pt>
          <cx:pt idx="3573">2.35064601898193</cx:pt>
          <cx:pt idx="3574">1.84188771247863</cx:pt>
          <cx:pt idx="3575">1.8608055114746</cx:pt>
          <cx:pt idx="3576">2.36657643318176</cx:pt>
          <cx:pt idx="3577">2.05295825004577</cx:pt>
          <cx:pt idx="3578">1.77916431427001</cx:pt>
          <cx:pt idx="3579">3.59217977523803</cx:pt>
          <cx:pt idx="3580">2.29489302635192</cx:pt>
          <cx:pt idx="3581">2.58063387870788</cx:pt>
          <cx:pt idx="3582">2.30982685089111</cx:pt>
          <cx:pt idx="3583">2.19632697105407</cx:pt>
          <cx:pt idx="3584">2.12464261054992</cx:pt>
          <cx:pt idx="3585">7.57961797714233</cx:pt>
          <cx:pt idx="3586">2.1365897655487</cx:pt>
          <cx:pt idx="3587">1.97032260894775</cx:pt>
          <cx:pt idx="3588">2.27697253227233</cx:pt>
          <cx:pt idx="3589">1.80704069137573</cx:pt>
          <cx:pt idx="3590">3.64793372154235</cx:pt>
          <cx:pt idx="3591">2.14853882789611</cx:pt>
          <cx:pt idx="3592">2.19035172462463</cx:pt>
          <cx:pt idx="3593">2.11070394515991</cx:pt>
          <cx:pt idx="3594">1.53623437881469</cx:pt>
          <cx:pt idx="3595">3.05454683303833</cx:pt>
          <cx:pt idx="3596">1.87076187133789</cx:pt>
          <cx:pt idx="3597">2.08282566070556</cx:pt>
          <cx:pt idx="3598">2.3377046585083</cx:pt>
          <cx:pt idx="3599">1.85781788825988</cx:pt>
          <cx:pt idx="3600">6.32713365554809</cx:pt>
          <cx:pt idx="3601">2.35462951660156</cx:pt>
          <cx:pt idx="3602">2.11070418357849</cx:pt>
          <cx:pt idx="3603">2.15948891639709</cx:pt>
          <cx:pt idx="3604">2.05295848846435</cx:pt>
          <cx:pt idx="3605">2.38151168823242</cx:pt>
          <cx:pt idx="3606">2.74491047859191</cx:pt>
          <cx:pt idx="3607">1.84885764122009</cx:pt>
          <cx:pt idx="3608">2.05594491958618</cx:pt>
          <cx:pt idx="3609">2.28692770004272</cx:pt>
          <cx:pt idx="3610">2.46315193176269</cx:pt>
          <cx:pt idx="3611">1.82098031044006</cx:pt>
          <cx:pt idx="3612">2.50098490715026</cx:pt>
          <cx:pt idx="3613">3.10432791709899</cx:pt>
          <cx:pt idx="3614">1.14694833755493</cx:pt>
          <cx:pt idx="3615">1.72540116310119</cx:pt>
          <cx:pt idx="3616">7.27993750572204</cx:pt>
          <cx:pt idx="3617">3.0276653766632</cx:pt>
          <cx:pt idx="3618">1.76522564888</cx:pt>
          <cx:pt idx="3619">2.39146757125854</cx:pt>
          <cx:pt idx="3620">1.44961547851562</cx:pt>
          <cx:pt idx="3621">1.6138916015625</cx:pt>
          <cx:pt idx="3622">1.8548309803009</cx:pt>
          <cx:pt idx="3623">1.6318130493164</cx:pt>
          <cx:pt idx="3624">2.38449835777282</cx:pt>
          <cx:pt idx="3625">2.16745424270629</cx:pt>
          <cx:pt idx="3626">1.77916407585144</cx:pt>
          <cx:pt idx="3627">1.4157645702362</cx:pt>
          <cx:pt idx="3628">1.92253279685974</cx:pt>
          <cx:pt idx="3629">2.16546297073364</cx:pt>
          <cx:pt idx="3630">2.3546302318573</cx:pt>
          <cx:pt idx="3631">6.37094092369079</cx:pt>
          <cx:pt idx="3632">2.21126079559326</cx:pt>
          <cx:pt idx="3633">1.61090517044067</cx:pt>
          <cx:pt idx="3634">2.484060049057</cx:pt>
          <cx:pt idx="3635">2.65032720565795</cx:pt>
          <cx:pt idx="3636">2.58859992027282</cx:pt>
          <cx:pt idx="3637">1.97928285598754</cx:pt>
          <cx:pt idx="3638">2.03105425834655</cx:pt>
          <cx:pt idx="3639">2.36657691001892</cx:pt>
          <cx:pt idx="3640">1.97430491447448</cx:pt>
          <cx:pt idx="3641">2.02109861373901</cx:pt>
          <cx:pt idx="3642">2.29987144470214</cx:pt>
          <cx:pt idx="3643">1.65371632575988</cx:pt>
          <cx:pt idx="3644">2.33372163772583</cx:pt>
          <cx:pt idx="3645">2.13360357284545</cx:pt>
          <cx:pt idx="3646">6.3585147857666</cx:pt>
          <cx:pt idx="3647">2.2311735153198198</cx:pt>
          <cx:pt idx="3648">4.61766290664672</cx:pt>
          <cx:pt idx="3649">2.2500901222229</cx:pt>
          <cx:pt idx="3650">2.35662078857421</cx:pt>
          <cx:pt idx="3651">2.29588866233825</cx:pt>
          <cx:pt idx="3652">1.85383534431457</cx:pt>
          <cx:pt idx="3653">2.04001545906066</cx:pt>
          <cx:pt idx="3654">2.07187485694885</cx:pt>
          <cx:pt idx="3655">2.01811218261718</cx:pt>
          <cx:pt idx="3656">1.4774944782257</cx:pt>
          <cx:pt idx="3657">2.20926856994628</cx:pt>
          <cx:pt idx="3658">2.95100259780883</cx:pt>
          <cx:pt idx="3659">2.41934466361999</cx:pt>
          <cx:pt idx="3660">6.3181734085083</cx:pt>
          <cx:pt idx="3661">1.65272116661071</cx:pt>
          <cx:pt idx="3662">2.44323945045471</cx:pt>
          <cx:pt idx="3663">1.95737934112548</cx:pt>
          <cx:pt idx="3664">2.34766054153442</cx:pt>
          <cx:pt idx="3665">2.28692770004272</cx:pt>
          <cx:pt idx="3666">2.90520548820495</cx:pt>
          <cx:pt idx="3667">1.90062928199768</cx:pt>
          <cx:pt idx="3668">2.34069108963012</cx:pt>
          <cx:pt idx="3669">2.30086636543273</cx:pt>
          <cx:pt idx="3670">1.30027365684509</cx:pt>
          <cx:pt idx="3671">1.98824310302734</cx:pt>
          <cx:pt idx="3672">2.5925817489624</cx:pt>
          <cx:pt idx="3673">2.36259531974792</cx:pt>
          <cx:pt idx="3674">1.70847487449646</cx:pt>
          <cx:pt idx="3675">6.48045897483825</cx:pt>
          <cx:pt idx="3676">1.88967752456665</cx:pt>
          <cx:pt idx="3677">2.40540671348571</cx:pt>
          <cx:pt idx="3678">2.59258079528808</cx:pt>
          <cx:pt idx="3679">1.64077401161193</cx:pt>
          <cx:pt idx="3680">2.57665181159973</cx:pt>
          <cx:pt idx="3681">2.05793619155883</cx:pt>
          <cx:pt idx="3682">2.27000284194946</cx:pt>
          <cx:pt idx="3683">2.10871291160583</cx:pt>
          <cx:pt idx="3684">2.21424794197082</cx:pt>
          <cx:pt idx="3685">2.75088429450988</cx:pt>
          <cx:pt idx="3686">1.84288334846496</cx:pt>
          <cx:pt idx="3687">2.36359047889709</cx:pt>
          <cx:pt idx="3688">2.57764744758605</cx:pt>
          <cx:pt idx="3689">1.76920819282531</cx:pt>
          <cx:pt idx="3690">6.54915618896484</cx:pt>
          <cx:pt idx="3691">2.19831800460815</cx:pt>
          <cx:pt idx="3692">2.06590151786804</cx:pt>
          <cx:pt idx="3693">2.77975726127624</cx:pt>
          <cx:pt idx="3694">2.03603291511535</cx:pt>
          <cx:pt idx="3695">2.12962079048156</cx:pt>
          <cx:pt idx="3696">2.38051581382751</cx:pt>
          <cx:pt idx="3697">2.20230054855346</cx:pt>
          <cx:pt idx="3698">2.02607655525207</cx:pt>
          <cx:pt idx="3699">1.87275218963623</cx:pt>
          <cx:pt idx="3700">2.49899530410766</cx:pt>
          <cx:pt idx="3701">1.95737886428833</cx:pt>
          <cx:pt idx="3702">2.10871219635009</cx:pt>
          <cx:pt idx="3703">2.03901982307434</cx:pt>
          <cx:pt idx="3704">2.05494928359985</cx:pt>
          <cx:pt idx="3705">6.22159886360168</cx:pt>
          <cx:pt idx="3706">1.77617740631103</cx:pt>
          <cx:pt idx="3707">2.44423508644104</cx:pt>
          <cx:pt idx="3708">2.12962079048156</cx:pt>
          <cx:pt idx="3709">2.90321373939514</cx:pt>
          <cx:pt idx="3710">2.0997519493103</cx:pt>
          <cx:pt idx="3711">3.18995141983032</cx:pt>
          <cx:pt idx="3712">1.96733498573303</cx:pt>
          <cx:pt idx="3713">2.22918224334716</cx:pt>
          <cx:pt idx="3714">1.94344234466552</cx:pt>
          <cx:pt idx="3715">2.07585597038269</cx:pt>
          <cx:pt idx="3716">2.68019580841064</cx:pt>
          <cx:pt idx="3717">1.89664649963378</cx:pt>
          <cx:pt idx="3718">2.47709059715271</cx:pt>
          <cx:pt idx="3719">2.01811170578002</cx:pt>
          <cx:pt idx="3720">6.52426600456237</cx:pt>
          <cx:pt idx="3721">2.32774782180786</cx:pt>
          <cx:pt idx="3722">2.41735386848449</cx:pt>
          <cx:pt idx="3723">2.03901958465576</cx:pt>
          <cx:pt idx="3724">2.75785422325134</cx:pt>
          <cx:pt idx="3725">2.85642099380493</cx:pt>
          <cx:pt idx="3726">2.57167267799377</cx:pt>
          <cx:pt idx="3727">2.43826150894165</cx:pt>
          <cx:pt idx="3728">2.50596332550048</cx:pt>
          <cx:pt idx="3729">2.27099776268005</cx:pt>
          <cx:pt idx="3730">2.12563848495483</cx:pt>
          <cx:pt idx="3731">1.43667292594909</cx:pt>
          <cx:pt idx="3732">2.09178733825683</cx:pt>
          <cx:pt idx="3733">2.07784867286682</cx:pt>
          <cx:pt idx="3734">6.03641438484191</cx:pt>
          <cx:pt idx="3735">1.84985256195068</cx:pt>
          <cx:pt idx="3736">1.80803728103637</cx:pt>
          <cx:pt idx="3737">2.13161182403564</cx:pt>
          <cx:pt idx="3738">1.7851378917694</cx:pt>
          <cx:pt idx="3739">2.53085398674011</cx:pt>
          <cx:pt idx="3740">2.09776043891906</cx:pt>
          <cx:pt idx="3741">2.55275750160217</cx:pt>
          <cx:pt idx="3742">2.38648962974548</cx:pt>
          <cx:pt idx="3743">2.49700212478637</cx:pt>
          <cx:pt idx="3744">2.59059047698974</cx:pt>
          <cx:pt idx="3745">1.81201982498168</cx:pt>
          <cx:pt idx="3746">2.06988382339477</cx:pt>
          <cx:pt idx="3747">2.04399871826171</cx:pt>
          <cx:pt idx="3748">1.79907584190368</cx:pt>
          <cx:pt idx="3749">5.79447984695434</cx:pt>
          <cx:pt idx="3750">2.21026539802551</cx:pt>
          <cx:pt idx="3751">2.35263848304748</cx:pt>
          <cx:pt idx="3752">1.93846249580383</cx:pt>
          <cx:pt idx="3753">2.1515245437622</cx:pt>
          <cx:pt idx="3754">2.6343982219696</cx:pt>
          <cx:pt idx="3755">1.65968942642211</cx:pt>
          <cx:pt idx="3756">1.99919533729553</cx:pt>
          <cx:pt idx="3757">1.97729182243347</cx:pt>
          <cx:pt idx="3758">1.69951486587524</cx:pt>
          <cx:pt idx="3759">2.73495459556579</cx:pt>
          <cx:pt idx="3760">1.73535799980163</cx:pt>
          <cx:pt idx="3761">1.93049669265747</cx:pt>
          <cx:pt idx="3762">2.26303339004516</cx:pt>
          <cx:pt idx="3763">1.66964650154113</cx:pt>
          <cx:pt idx="3764">6.69949412345886</cx:pt>
          <cx:pt idx="3765">1.96633982658386</cx:pt>
          <cx:pt idx="3766">2.06490612030029</cx:pt>
          <cx:pt idx="3767">2.32476067543029</cx:pt>
          <cx:pt idx="3768">2.62543725967407</cx:pt>
          <cx:pt idx="3769">2.44821763038635</cx:pt>
          <cx:pt idx="3770">2.69712114334106</cx:pt>
          <cx:pt idx="3771">2.50397253036499</cx:pt>
          <cx:pt idx="3772">2.35462927818298</cx:pt>
          <cx:pt idx="3773">2.38648986816406</cx:pt>
          <cx:pt idx="3774">2.40341448783874</cx:pt>
          <cx:pt idx="3775">1.68856358528137</cx:pt>
          <cx:pt idx="3776">2.3257565498352</cx:pt>
          <cx:pt idx="3777">2.39545059204101</cx:pt>
          <cx:pt idx="3778">7.0808162689208896</cx:pt>
          <cx:pt idx="3779">2.72300767898559</cx:pt>
          <cx:pt idx="3780">2.2122573852539</cx:pt>
          <cx:pt idx="3781">2.11269569396972</cx:pt>
          <cx:pt idx="3782">2.85940718650817</cx:pt>
          <cx:pt idx="3783">2.30684041976928</cx:pt>
          <cx:pt idx="3784">2.65530610084533</cx:pt>
          <cx:pt idx="3785">2.43029737472534</cx:pt>
          <cx:pt idx="3786">2.160484790802</cx:pt>
          <cx:pt idx="3787">2.19732332229614</cx:pt>
          <cx:pt idx="3788">2.15650224685668</cx:pt>
          <cx:pt idx="3789">2.95498824119567</cx:pt>
          <cx:pt idx="3790">2.52189207077026</cx:pt>
          <cx:pt idx="3791">2.14256381988525</cx:pt>
          <cx:pt idx="3792">6.79706573486328</cx:pt>
          <cx:pt idx="3793">2.58362197875976</cx:pt>
          <cx:pt idx="3794">2.60851192474365</cx:pt>
          <cx:pt idx="3795">2.08780550956726</cx:pt>
          <cx:pt idx="3796">3.0127317905426</cx:pt>
          <cx:pt idx="3797">2.27199411392211</cx:pt>
          <cx:pt idx="3798">2.11468791961669</cx:pt>
          <cx:pt idx="3799">2.95797204971313</cx:pt>
          <cx:pt idx="3800">2.1047306060791</cx:pt>
          <cx:pt idx="3801">2.34467434883117</cx:pt>
          <cx:pt idx="3802">2.20528817176818</cx:pt>
          <cx:pt idx="3803">1.78414249420166</cx:pt>
          <cx:pt idx="3804">2.41536307334899</cx:pt>
          <cx:pt idx="3805">1.58800625801086</cx:pt>
          <cx:pt idx="3806">1.57108044624328</cx:pt>
          <cx:pt idx="3807">6.4585576057434</cx:pt>
          <cx:pt idx="3808">2.08481740951538</cx:pt>
          <cx:pt idx="3809">2.1535165309906</cx:pt>
          <cx:pt idx="3810">2.57764768600463</cx:pt>
          <cx:pt idx="3811">2.29688429832458</cx:pt>
          <cx:pt idx="3812">1.97131848335266</cx:pt>
          <cx:pt idx="3813">2.0619192123413</cx:pt>
          <cx:pt idx="3814">1.94045448303222</cx:pt>
          <cx:pt idx="3815">2.27995896339416</cx:pt>
          <cx:pt idx="3816">2.26900720596313</cx:pt>
          <cx:pt idx="3817">2.31679654121398</cx:pt>
          <cx:pt idx="3818">2.14853811264038</cx:pt>
          <cx:pt idx="3819">2.95199966430664</cx:pt>
          <cx:pt idx="3820">2.52786779403686</cx:pt>
          <cx:pt idx="3821">6.55911326408386</cx:pt>
          <cx:pt idx="3822">1.82496261596679</cx:pt>
          <cx:pt idx="3823">2.13659024238586</cx:pt>
          <cx:pt idx="3824">2.52587604522705</cx:pt>
          <cx:pt idx="3825">2.21823120117187</cx:pt>
          <cx:pt idx="3826">2.61448550224304</cx:pt>
          <cx:pt idx="3827">2.40640234947204</cx:pt>
          <cx:pt idx="3828">2.15849423408508</cx:pt>
          <cx:pt idx="3829">2.13659048080444</cx:pt>
          <cx:pt idx="3830">2.14853763580322</cx:pt>
          <cx:pt idx="3831">2.53384113311767</cx:pt>
          <cx:pt idx="3832">1.97131824493408</cx:pt>
          <cx:pt idx="3833">1.74730467796325</cx:pt>
          <cx:pt idx="3834">1.98525762557983</cx:pt>
          <cx:pt idx="3835">1.50636553764343</cx:pt>
          <cx:pt idx="3836">5.57046747207641</cx:pt>
          <cx:pt idx="3837">2.3187882900238</cx:pt>
          <cx:pt idx="3838">2.27299070358276</cx:pt>
          <cx:pt idx="3839">2.08680868148803</cx:pt>
          <cx:pt idx="3840">2.38549423217773</cx:pt>
          <cx:pt idx="3841">2.19334053993225</cx:pt>
          <cx:pt idx="3842">2.17940211296081</cx:pt>
          <cx:pt idx="3843">2.1614806652069</cx:pt>
          <cx:pt idx="3844">2.66426682472229</cx:pt>
          <cx:pt idx="3845">2.49799919128417</cx:pt>
          <cx:pt idx="3846">1.9006290435791</cx:pt>
          <cx:pt idx="3847">1.97032260894775</cx:pt>
          <cx:pt idx="3848">2.39047265052795</cx:pt>
          <cx:pt idx="3849">1.85084891319274</cx:pt>
          <cx:pt idx="3850">1.14296603202819</cx:pt>
          <cx:pt idx="3851">6.74131226539611</cx:pt>
          <cx:pt idx="3852">2.49401545524597</cx:pt>
          <cx:pt idx="3853">1.98426127433776</cx:pt>
          <cx:pt idx="3854">1.90660333633422</cx:pt>
          <cx:pt idx="3855">2.49998998641967</cx:pt>
          <cx:pt idx="3856">2.12763023376464</cx:pt>
          <cx:pt idx="3857">2.2072787284851</cx:pt>
          <cx:pt idx="3858">1.72341012954711</cx:pt>
          <cx:pt idx="3859">3.0107409954071</cx:pt>
          <cx:pt idx="3860">2.61448574066162</cx:pt>
          <cx:pt idx="3861">2.76880645751953</cx:pt>
          <cx:pt idx="3862">1.72241401672363</cx:pt>
          <cx:pt idx="3863">2.22320938110351</cx:pt>
          <cx:pt idx="3864">2.25208187103271</cx:pt>
          <cx:pt idx="3865">6.25246381759643</cx:pt>
          <cx:pt idx="3866">2.24909496307373</cx:pt>
          <cx:pt idx="3867">2.10274052619934</cx:pt>
          <cx:pt idx="3868">2.23515558242797</cx:pt>
          <cx:pt idx="3869">1.90262126922607</cx:pt>
          <cx:pt idx="3870">2.10771703720092</cx:pt>
          <cx:pt idx="3871">2.5547490119934</cx:pt>
          <cx:pt idx="3872">1.96036672592163</cx:pt>
          <cx:pt idx="3873">2.39744138717651</cx:pt>
          <cx:pt idx="3874">2.1415684223175</cx:pt>
          <cx:pt idx="3875">2.31181907653808</cx:pt>
          <cx:pt idx="3876">2.96992135047912</cx:pt>
          <cx:pt idx="3877">1.61588239669799</cx:pt>
          <cx:pt idx="3878">2.0061650276184</cx:pt>
          <cx:pt idx="3879">2.31779241561889</cx:pt>
          <cx:pt idx="3880">5.91196370124816</cx:pt>
          <cx:pt idx="3881">2.0131344795227</cx:pt>
          <cx:pt idx="3882">2.22221326828002</cx:pt>
          <cx:pt idx="3883">2.19732308387756</cx:pt>
          <cx:pt idx="3884">2.1704409122467</cx:pt>
          <cx:pt idx="3885">2.95598196983337</cx:pt>
          <cx:pt idx="3886">1.82794976234436</cx:pt>
          <cx:pt idx="3887">2.18935823440551</cx:pt>
          <cx:pt idx="3888">2.30883193016052</cx:pt>
          <cx:pt idx="3889">2.31480550765991</cx:pt>
          <cx:pt idx="3890">2.60353446006774</cx:pt>
          <cx:pt idx="3891">2.07187509536743</cx:pt>
          <cx:pt idx="3892">2.63240694999694</cx:pt>
          <cx:pt idx="3893">2.00417351722717</cx:pt>
          <cx:pt idx="3894">2.12962126731872</cx:pt>
          <cx:pt idx="3895">6.37791204452514</cx:pt>
          <cx:pt idx="3896">1.92850637435913</cx:pt>
          <cx:pt idx="3897">2.07984018325805</cx:pt>
          <cx:pt idx="3898">2.1126959323883</cx:pt>
          <cx:pt idx="3899">2.42730975151062</cx:pt>
          <cx:pt idx="3900">2.06988453865051</cx:pt>
          <cx:pt idx="3901">2.43925786018371</cx:pt>
          <cx:pt idx="3902">2.35662126541137</cx:pt>
          <cx:pt idx="3903">2.30285811424255</cx:pt>
          <cx:pt idx="3904">2.15650296211242</cx:pt>
          <cx:pt idx="3905">2.54877471923828</cx:pt>
          <cx:pt idx="3906">1.9324893951416</cx:pt>
          <cx:pt idx="3907">2.24013543128967</cx:pt>
          <cx:pt idx="3908">2.27298903465271</cx:pt>
          <cx:pt idx="3909">5.89603376388549</cx:pt>
          <cx:pt idx="3910">2.44722247123718</cx:pt>
          <cx:pt idx="3911">2.48306465148925</cx:pt>
          <cx:pt idx="3912">2.19632720947265</cx:pt>
          <cx:pt idx="3913">2.3018627166748</cx:pt>
          <cx:pt idx="3914">2.57665252685546</cx:pt>
          <cx:pt idx="3915">1.53623390197753</cx:pt>
          <cx:pt idx="3916">2.17940235137939</cx:pt>
          <cx:pt idx="3917">2.46713495254516</cx:pt>
          <cx:pt idx="3918">1.8697657585144</cx:pt>
          <cx:pt idx="3919">2.43427872657775</cx:pt>
          <cx:pt idx="3920">2.40739846229553</cx:pt>
          <cx:pt idx="3921">2.50397229194641</cx:pt>
          <cx:pt idx="3922">2.09577107429504</cx:pt>
          <cx:pt idx="3923">2.22619485855102</cx:pt>
          <cx:pt idx="3924">6.53720998764038</cx:pt>
          <cx:pt idx="3925">2.54479312896728</cx:pt>
          <cx:pt idx="3926">2.96892619132995</cx:pt>
          <cx:pt idx="3927">2.08979511260986</cx:pt>
          <cx:pt idx="3928">2.20827460289001</cx:pt>
          <cx:pt idx="3929">2.12066054344177</cx:pt>
          <cx:pt idx="3930">2.30982756614685</cx:pt>
          <cx:pt idx="3931">2.08481836318969</cx:pt>
          <cx:pt idx="3932">1.64575242996215</cx:pt>
          <cx:pt idx="3933">2.12066006660461</cx:pt>
          <cx:pt idx="3934">1.97928357124328</cx:pt>
          <cx:pt idx="3935">1.92651557922363</cx:pt>
          <cx:pt idx="3936">2.50397253036499</cx:pt>
          <cx:pt idx="3937">2.78971433639526</cx:pt>
          <cx:pt idx="3938">6.42868781089782</cx:pt>
          <cx:pt idx="3939">2.22520041465759</cx:pt>
          <cx:pt idx="3940">1.98226976394653</cx:pt>
          <cx:pt idx="3941">1.99819993972778</cx:pt>
          <cx:pt idx="3942">1.71843218803405</cx:pt>
          <cx:pt idx="3943">2.05295872688293</cx:pt>
          <cx:pt idx="3944">1.33611583709716</cx:pt>
          <cx:pt idx="3945">2.06988430023193</cx:pt>
          <cx:pt idx="3946">1.93348574638366</cx:pt>
          <cx:pt idx="3947">2.2480981349945</cx:pt>
          <cx:pt idx="3948">2.1097092628479</cx:pt>
          <cx:pt idx="3949">2.13360357284545</cx:pt>
          <cx:pt idx="3950">1.97928309440612</cx:pt>
          <cx:pt idx="3951">2.91018342971801</cx:pt>
          <cx:pt idx="3952">2.15749859809875</cx:pt>
          <cx:pt idx="3953">6.42570114135742</cx:pt>
          <cx:pt idx="3954">1.82994103431701</cx:pt>
          <cx:pt idx="3955">1.88768672943115</cx:pt>
          <cx:pt idx="3956">2.0977611541748</cx:pt>
          <cx:pt idx="3957">2.21424841880798</cx:pt>
          <cx:pt idx="3958">2.15252065658569</cx:pt>
          <cx:pt idx="3959">2.96593785285949</cx:pt>
          <cx:pt idx="3960">1.97131848335266</cx:pt>
          <cx:pt idx="3961">2.22320890426635</cx:pt>
          <cx:pt idx="3962">2.01612114906311</cx:pt>
          <cx:pt idx="3963">1.34806275367736</cx:pt>
          <cx:pt idx="3964">2.00118708610534</cx:pt>
          <cx:pt idx="3965">1.89764261245727</cx:pt>
          <cx:pt idx="3966">2.42133665084838</cx:pt>
          <cx:pt idx="3967">2.20030951499938</cx:pt>
          <cx:pt idx="3968">2.15948987007141</cx:pt>
          <cx:pt idx="3969">6.35302114486694</cx:pt>
          <cx:pt idx="3970">1.78314685821533</cx:pt>
          <cx:pt idx="3971">2.95896887779235</cx:pt>
          <cx:pt idx="3972">1.72739291191101</cx:pt>
          <cx:pt idx="3973">2.12763047218322</cx:pt>
          <cx:pt idx="3974">2.31082272529602</cx:pt>
          <cx:pt idx="3975">2.16844964027404</cx:pt>
          <cx:pt idx="3976">2.22719168663024</cx:pt>
          <cx:pt idx="3977">2.28294610977172</cx:pt>
          <cx:pt idx="3978">1.77319073677062</cx:pt>
          <cx:pt idx="3979">1.75925230979919</cx:pt>
          <cx:pt idx="3980">2.44622635841369</cx:pt>
          <cx:pt idx="3981">2.27597665786743</cx:pt>
          <cx:pt idx="3982">2.21922659873962</cx:pt>
          <cx:pt idx="3983">2.09278345108032</cx:pt>
          <cx:pt idx="3984">6.46751689910888</cx:pt>
          <cx:pt idx="3985">1.55116891860961</cx:pt>
          <cx:pt idx="3986">2.07386660575866</cx:pt>
          <cx:pt idx="3987">2.3207790851593</cx:pt>
          <cx:pt idx="3988">2.11170029640197</cx:pt>
          <cx:pt idx="3989">2.61149883270263</cx:pt>
          <cx:pt idx="3990">2.51392889022827</cx:pt>
          <cx:pt idx="3991">2.17143750190734</cx:pt>
          <cx:pt idx="3992">1.84387850761413</cx:pt>
          <cx:pt idx="3993">1.90461254119873</cx:pt>
          <cx:pt idx="3994">1.90461230278015</cx:pt>
          <cx:pt idx="3995">1.90859389305114</cx:pt>
          <cx:pt idx="3996">2.18438029289245</cx:pt>
          <cx:pt idx="3997">1.92253398895263</cx:pt>
          <cx:pt idx="3998">2.88130974769592</cx:pt>
          <cx:pt idx="3999">2.28251695632934</cx:pt>
          <cx:pt idx="4000">5.91594624519348</cx:pt>
          <cx:pt idx="4001">2.64933252334594</cx:pt>
          <cx:pt idx="4002">1.86677885055542</cx:pt>
          <cx:pt idx="4003">2.48804211616516</cx:pt>
          <cx:pt idx="4004">1.88171291351318</cx:pt>
          <cx:pt idx="4005">1.7602481842041</cx:pt>
          <cx:pt idx="4006">2.36558198928833</cx:pt>
          <cx:pt idx="4007">2.1146867275238</cx:pt>
          <cx:pt idx="4008">1.61190128326416</cx:pt>
          <cx:pt idx="4009">1.77418684959411</cx:pt>
          <cx:pt idx="4010">2.32177448272705</cx:pt>
          <cx:pt idx="4011">2.12663435935974</cx:pt>
          <cx:pt idx="4012">2.10074830055236</cx:pt>
          <cx:pt idx="4013">2.22320914268493</cx:pt>
          <cx:pt idx="4014">2.16347312927246</cx:pt>
          <cx:pt idx="4015">6.01749849319458</cx:pt>
          <cx:pt idx="4016">2.16546249389648</cx:pt>
          <cx:pt idx="4017">2.44324016571044</cx:pt>
          <cx:pt idx="4018">2.10771751403808</cx:pt>
          <cx:pt idx="4019">2.22221326828002</cx:pt>
          <cx:pt idx="4020">2.41337156295776</cx:pt>
          <cx:pt idx="4021">2.22121810913085</cx:pt>
          <cx:pt idx="4022">2.11966466903686</cx:pt>
          <cx:pt idx="4023">2.41536307334899</cx:pt>
          <cx:pt idx="4024">2.82854294776916</cx:pt>
          <cx:pt idx="4025">1.90262103080749</cx:pt>
          <cx:pt idx="4026">2.37752938270568</cx:pt>
          <cx:pt idx="4027">1.96833086013793</cx:pt>
          <cx:pt idx="4028">2.31082320213317</cx:pt>
          <cx:pt idx="4029">5.98364806175231</cx:pt>
          <cx:pt idx="4030">2.18637132644653</cx:pt>
          <cx:pt idx="4031">2.71404719352722</cx:pt>
          <cx:pt idx="4032">2.56968331336975</cx:pt>
          <cx:pt idx="4033">2.10074830055236</cx:pt>
          <cx:pt idx="4034">2.20230102539062</cx:pt>
          <cx:pt idx="4035">2.58859992027282</cx:pt>
          <cx:pt idx="4036">2.81161713600158</cx:pt>
          <cx:pt idx="4037">2.36657786369323</cx:pt>
          <cx:pt idx="4038">2.07685375213623</cx:pt>
          <cx:pt idx="4039">1.93945837020874</cx:pt>
          <cx:pt idx="4040">2.72400331497192</cx:pt>
          <cx:pt idx="4041">2.39445495605468</cx:pt>
          <cx:pt idx="4042">1.93547630310058</cx:pt>
          <cx:pt idx="4043">6.61188125610351</cx:pt>
          <cx:pt idx="4044">2.49501180648803</cx:pt>
          <cx:pt idx="4045">2.10174393653869</cx:pt>
          <cx:pt idx="4046">2.1853756904602</cx:pt>
          <cx:pt idx="4047">2.69114923477172</cx:pt>
          <cx:pt idx="4048">2.43129181861877</cx:pt>
          <cx:pt idx="4049">2.32774853706359</cx:pt>
          <cx:pt idx="4050">2.19234561920166</cx:pt>
          <cx:pt idx="4051">2.14057183265686</cx:pt>
          <cx:pt idx="4052">2.50795531272888</cx:pt>
          <cx:pt idx="4053">2.2242043018341</cx:pt>
          <cx:pt idx="4054">1.9504108428955</cx:pt>
          <cx:pt idx="4055">1.99919533729553</cx:pt>
          <cx:pt idx="4056">2.1365909576416</cx:pt>
          <cx:pt idx="4057">6.10212564468383</cx:pt>
          <cx:pt idx="4058">2.10174369812011</cx:pt>
          <cx:pt idx="4059">1.91158175468444</cx:pt>
          <cx:pt idx="4060">1.53723001480102</cx:pt>
          <cx:pt idx="4061">2.517911195755</cx:pt>
          <cx:pt idx="4062">1.75128746032714</cx:pt>
          <cx:pt idx="4063">2.40441083908081</cx:pt>
          <cx:pt idx="4064">2.38151168823242</cx:pt>
          <cx:pt idx="4065">2.05395436286926</cx:pt>
          <cx:pt idx="4066">2.61846828460693</cx:pt>
          <cx:pt idx="4067">1.83392405509948</cx:pt>
          <cx:pt idx="4068">2.0469844341278</cx:pt>
          <cx:pt idx="4069">1.54818201065063</cx:pt>
          <cx:pt idx="4070">2.4034149646759</cx:pt>
          <cx:pt idx="4071">2.09079241752624</cx:pt>
          <cx:pt idx="4072">1.81102466583251</cx:pt>
          <cx:pt idx="4073">6.50535130500793</cx:pt>
          <cx:pt idx="4074">2.18238735198974</cx:pt>
          <cx:pt idx="4075">1.51632213592529</cx:pt>
          <cx:pt idx="4076">1.84686660766601</cx:pt>
          <cx:pt idx="4077">2.64535021781921</cx:pt>
          <cx:pt idx="4078">2.20528769493103</cx:pt>
          <cx:pt idx="4079">2.32177448272705</cx:pt>
          <cx:pt idx="4080">1.55366802215576</cx:pt>
          <cx:pt idx="4081">2.25307726860046</cx:pt>
          <cx:pt idx="4082">1.66267776489257</cx:pt>
          <cx:pt idx="4083">2.32675313949584</cx:pt>
          <cx:pt idx="4084">1.98724818229675</cx:pt>
          <cx:pt idx="4085">2.9161570072174</cx:pt>
          <cx:pt idx="4086">2.47012162208557</cx:pt>
          <cx:pt idx="4087">1.9424455165863</cx:pt>
          <cx:pt idx="4088">6.85779809951782</cx:pt>
          <cx:pt idx="4089">1.92452430725097</cx:pt>
          <cx:pt idx="4090">1.71345400810241</cx:pt>
          <cx:pt idx="4091">2.59656500816345</cx:pt>
          <cx:pt idx="4092">2.15052914619445</cx:pt>
          <cx:pt idx="4093">1.85184454917907</cx:pt>
          <cx:pt idx="4094">1.83491897583007</cx:pt>
          <cx:pt idx="4095">2.49202513694763</cx:pt>
          <cx:pt idx="4096">2.64236283302307</cx:pt>
          <cx:pt idx="4097">2.31580138206481</cx:pt>
          <cx:pt idx="4098">2.11667799949646</cx:pt>
          <cx:pt idx="4099">1.94244527816772</cx:pt>
          <cx:pt idx="4100">3.08541250228881</cx:pt>
          <cx:pt idx="4101">1.87275218963623</cx:pt>
          <cx:pt idx="4102">6.44262647628784</cx:pt>
          <cx:pt idx="4103">1.7970860004425</cx:pt>
          <cx:pt idx="4104">2.05494999885559</cx:pt>
          <cx:pt idx="4105">2.49700355529785</cx:pt>
          <cx:pt idx="4106">2.48804211616516</cx:pt>
          <cx:pt idx="4107">2.18238830566406</cx:pt>
          <cx:pt idx="4108">2.12862563133239</cx:pt>
          <cx:pt idx="4109">2.68019676208496</cx:pt>
          <cx:pt idx="4110">2.45618271827697</cx:pt>
          <cx:pt idx="4111">2.24710392951965</cx:pt>
          <cx:pt idx="4112">2.74092888832092</cx:pt>
          <cx:pt idx="4113">2.25805568695068</cx:pt>
          <cx:pt idx="4114">1.99919533729553</cx:pt>
          <cx:pt idx="4115">2.40938878059387</cx:pt>
          <cx:pt idx="4116">6.49340343475341</cx:pt>
          <cx:pt idx="4117">3.31141710281372</cx:pt>
          <cx:pt idx="4118">2.08382201194763</cx:pt>
          <cx:pt idx="4119">2.10871410369873</cx:pt>
          <cx:pt idx="4120">2.28792333602905</cx:pt>
          <cx:pt idx="4121">2.74889349937438</cx:pt>
          <cx:pt idx="4122">2.78473615646362</cx:pt>
          <cx:pt idx="4123">2.46116113662719</cx:pt>
          <cx:pt idx="4124">1.81898927688598</cx:pt>
          <cx:pt idx="4125">2.74789834022521</cx:pt>
          <cx:pt idx="4126">2.20927095413208</cx:pt>
          <cx:pt idx="4127">2.18039679527282</cx:pt>
          <cx:pt idx="4128">2.71902537345886</cx:pt>
          <cx:pt idx="4129">1.98326587677001</cx:pt>
          <cx:pt idx="4130">6.51232004165649</cx:pt>
          <cx:pt idx="4131">2.28792357444763</cx:pt>
          <cx:pt idx="4132">2.01014733314514</cx:pt>
          <cx:pt idx="4133">1.21962833404541</cx:pt>
          <cx:pt idx="4134">2.08880186080932</cx:pt>
          <cx:pt idx="4135">1.35802006721496</cx:pt>
          <cx:pt idx="4136">2.28493595123291</cx:pt>
          <cx:pt idx="4137">1.69652843475341</cx:pt>
          <cx:pt idx="4138">2.45419239997863</cx:pt>
          <cx:pt idx="4139">2.35064697265625</cx:pt>
          <cx:pt idx="4140">2.25307750701904</cx:pt>
          <cx:pt idx="4141">2.09079217910766</cx:pt>
          <cx:pt idx="4142">1.96434926986694</cx:pt>
          <cx:pt idx="4143">2.55773568153381</cx:pt>
          <cx:pt idx="4144">2.02209496498107</cx:pt>
          <cx:pt idx="4145">5.73275351524353</cx:pt>
          <cx:pt idx="4146">1.7333652973175</cx:pt>
          <cx:pt idx="4147">2.17342829704284</cx:pt>
          <cx:pt idx="4148">2.64933228492736</cx:pt>
          <cx:pt idx="4149">2.50297665596008</cx:pt>
          <cx:pt idx="4150">3.62901782989501</cx:pt>
          <cx:pt idx="4151">6.74629020690918</cx:pt>
          <cx:pt idx="4152">2.2172348499298</cx:pt>
          <cx:pt idx="4153">2.2630338668823198</cx:pt>
          <cx:pt idx="4154">2.47111678123474</cx:pt>
          <cx:pt idx="4155">2.0420069694519</cx:pt>
          <cx:pt idx="4156">2.05992817878723</cx:pt>
          <cx:pt idx="4157">2.3675730228424</cx:pt>
          <cx:pt idx="4158">6.28133726119995</cx:pt>
          <cx:pt idx="4159">2.44523096084594</cx:pt>
          <cx:pt idx="4160">1.97330951690673</cx:pt>
          <cx:pt idx="4161">1.39187049865722</cx:pt>
          <cx:pt idx="4162">2.68915653228759</cx:pt>
          <cx:pt idx="4163">2.35164475440979</cx:pt>
          <cx:pt idx="4164">1.55913257598876</cx:pt>
          <cx:pt idx="4165">2.58859992027282</cx:pt>
          <cx:pt idx="4166">1.94144964218139</cx:pt>
          <cx:pt idx="4167">2.18139314651489</cx:pt>
          <cx:pt idx="4168">1.89067316055297</cx:pt>
          <cx:pt idx="4169">2.06888890266418</cx:pt>
          <cx:pt idx="4170">2.81858682632446</cx:pt>
          <cx:pt idx="4171">2.64435529708862</cx:pt>
          <cx:pt idx="4172">1.81201863288879</cx:pt>
          <cx:pt idx="4173">5.95676755905151</cx:pt>
          <cx:pt idx="4174">2.34965085983276</cx:pt>
          <cx:pt idx="4175">2.39545083045959</cx:pt>
          <cx:pt idx="4176">2.22420477867126</cx:pt>
          <cx:pt idx="4177">2.44224429130554</cx:pt>
          <cx:pt idx="4178">2.69313955307006</cx:pt>
          <cx:pt idx="4179">2.22320890426635</cx:pt>
          <cx:pt idx="4180">2.43228840827941</cx:pt>
          <cx:pt idx="4181">1.81301569938659</cx:pt>
          <cx:pt idx="4182">2.07585787773132</cx:pt>
          <cx:pt idx="4183">2.17940139770507</cx:pt>
          <cx:pt idx="4184">2.07087969779968</cx:pt>
          <cx:pt idx="4185">2.03005957603454</cx:pt>
          <cx:pt idx="4186">2.41635870933532</cx:pt>
          <cx:pt idx="4187">6.3714587688446</cx:pt>
          <cx:pt idx="4188">2.15351629257202</cx:pt>
          <cx:pt idx="4189">1.40979099273681</cx:pt>
          <cx:pt idx="4190">1.96932744979858</cx:pt>
          <cx:pt idx="4191">2.12763094902038</cx:pt>
          <cx:pt idx="4192">2.00218081474304</cx:pt>
          <cx:pt idx="4193">2.17641520500183</cx:pt>
          <cx:pt idx="4194">2.01512598991394</cx:pt>
          <cx:pt idx="4195">2.0171160697937</cx:pt>
          <cx:pt idx="4196">2.07884502410888</cx:pt>
          <cx:pt idx="4197">2.34865641593933</cx:pt>
          <cx:pt idx="4198">2.35960817337036</cx:pt>
          <cx:pt idx="4199">1.7194275856018</cx:pt>
          <cx:pt idx="4200">2.49501204490661</cx:pt>
          <cx:pt idx="4201">2.21026587486267</cx:pt>
          <cx:pt idx="4202">6.12502694129943</cx:pt>
          <cx:pt idx="4203">2.45916843414306</cx:pt>
          <cx:pt idx="4204">2.35164332389831</cx:pt>
          <cx:pt idx="4205">2.63539385795593</cx:pt>
          <cx:pt idx="4206">2.09178781509399</cx:pt>
          <cx:pt idx="4207">2.35960793495178</cx:pt>
          <cx:pt idx="4208">1.69553303718566</cx:pt>
          <cx:pt idx="4209">2.26303339004516</cx:pt>
          <cx:pt idx="4210">2.24511289596557</cx:pt>
          <cx:pt idx="4211">2.00716018676757</cx:pt>
          <cx:pt idx="4212">1.85781812667846</cx:pt>
          <cx:pt idx="4213">2.5328459739685</cx:pt>
          <cx:pt idx="4214">1.90262055397033</cx:pt>
          <cx:pt idx="4215">2.16845059394836</cx:pt>
          <cx:pt idx="4216">1.95737934112548</cx:pt>
          <cx:pt idx="4217">2.0220947265625</cx:pt>
          <cx:pt idx="4218">6.24947714805603</cx:pt>
          <cx:pt idx="4219">2.56072258949279</cx:pt>
          <cx:pt idx="4220">2.27995896339416</cx:pt>
          <cx:pt idx="4221">1.68557739257812</cx:pt>
          <cx:pt idx="4222">2.41635799407959</cx:pt>
          <cx:pt idx="4223">1.93746709823608</cx:pt>
          <cx:pt idx="4224">2.43427944183349</cx:pt>
          <cx:pt idx="4225">2.35363459587097</cx:pt>
          <cx:pt idx="4226">2.10970950126647</cx:pt>
          <cx:pt idx="4227">2.6652615070343</cx:pt>
          <cx:pt idx="4228">2.90520524978637</cx:pt>
          <cx:pt idx="4229">1.70150685310363</cx:pt>
          <cx:pt idx="4230">2.37752938270568</cx:pt>
          <cx:pt idx="4231">2.04598951339721</cx:pt>
          <cx:pt idx="4232">6.63179373741149</cx:pt>
          <cx:pt idx="4233">2.04897594451904</cx:pt>
          <cx:pt idx="4234">2.09377932548522</cx:pt>
          <cx:pt idx="4235">2.12862539291381</cx:pt>
          <cx:pt idx="4236">2.15650296211242</cx:pt>
          <cx:pt idx="4237">2.21524405479431</cx:pt>
          <cx:pt idx="4238">2.07984018325805</cx:pt>
          <cx:pt idx="4239">2.43129301071167</cx:pt>
          <cx:pt idx="4240">2.63141107559204</cx:pt>
          <cx:pt idx="4241">2.02010345458984</cx:pt>
          <cx:pt idx="4242">2.68617010116577</cx:pt>
          <cx:pt idx="4243">3.44383287429809</cx:pt>
          <cx:pt idx="4244">2.22121834754943</cx:pt>
          <cx:pt idx="4245">1.93248963356018</cx:pt>
          <cx:pt idx="4246">6.81498622894287</cx:pt>
          <cx:pt idx="4247">2.13858151435852</cx:pt>
          <cx:pt idx="4248">2.42233204841613</cx:pt>
          <cx:pt idx="4249">1.86379241943359</cx:pt>
          <cx:pt idx="4250">2.17940163612365</cx:pt>
          <cx:pt idx="4251">1.95339703559875</cx:pt>
          <cx:pt idx="4252">4.12483429908752</cx:pt>
          <cx:pt idx="4253">2.21524500846862</cx:pt>
          <cx:pt idx="4254">2.27597570419311</cx:pt>
          <cx:pt idx="4255">2.25506830215454</cx:pt>
          <cx:pt idx="4256">2.2261962890625</cx:pt>
          <cx:pt idx="4257">2.07187533378601</cx:pt>
          <cx:pt idx="4258">1.73037934303283</cx:pt>
          <cx:pt idx="4259">1.70150637626647</cx:pt>
          <cx:pt idx="4260">5.99758696556091</cx:pt>
          <cx:pt idx="4261">2.28294587135314</cx:pt>
          <cx:pt idx="4262">2.17143774032592</cx:pt>
          <cx:pt idx="4263">2.18039751052856</cx:pt>
          <cx:pt idx="4264">1.9374668598175</cx:pt>
          <cx:pt idx="4265">2.41137981414794</cx:pt>
          <cx:pt idx="4266">1.89465618133544</cx:pt>
          <cx:pt idx="4267">2.34965348243713</cx:pt>
          <cx:pt idx="4268">2.40739774703979</cx:pt>
          <cx:pt idx="4269">1.53324651718139</cx:pt>
          <cx:pt idx="4270">1.99620985984802</cx:pt>
          <cx:pt idx="4271">1.98724699020385</cx:pt>
          <cx:pt idx="4272">1.85383653640747</cx:pt>
          <cx:pt idx="4273">1.94543123245239</cx:pt>
          <cx:pt idx="4274">2.22121787071228</cx:pt>
          <cx:pt idx="4275">5.53960371017456</cx:pt>
          <cx:pt idx="4276">2.19234466552734</cx:pt>
          <cx:pt idx="4277">1.61488819122314</cx:pt>
          <cx:pt idx="4278">2.37354707717895</cx:pt>
          <cx:pt idx="4279">2.17541909217834</cx:pt>
          <cx:pt idx="4280">2.3018627166748</cx:pt>
          <cx:pt idx="4281">2.34367847442626</cx:pt>
          <cx:pt idx="4282">1.73137521743774</cx:pt>
          <cx:pt idx="4283">2.53085398674011</cx:pt>
          <cx:pt idx="4284">2.57963919639587</cx:pt>
          <cx:pt idx="4285">2.03603315353393</cx:pt>
          <cx:pt idx="4286">2.74292063713073</cx:pt>
          <cx:pt idx="4287">2.48605108261108</cx:pt>
          <cx:pt idx="4288">2.22420454025268</cx:pt>
          <cx:pt idx="4289">7.00813674926757</cx:pt>
          <cx:pt idx="4290">2.23814249038696</cx:pt>
          <cx:pt idx="4291">2.53284573554992</cx:pt>
          <cx:pt idx="4292">2.65431022644042</cx:pt>
          <cx:pt idx="4293">2.08083605766296</cx:pt>
          <cx:pt idx="4294">2.13161277770996</cx:pt>
          <cx:pt idx="4295">2.1903531551361</cx:pt>
          <cx:pt idx="4296">1.84686660766601</cx:pt>
          <cx:pt idx="4297">2.05196332931518</cx:pt>
          <cx:pt idx="4298">2.53384089469909</cx:pt>
          <cx:pt idx="4299">2.03304648399353</cx:pt>
          <cx:pt idx="4300">1.78513860702514</cx:pt>
          <cx:pt idx="4301">1.83392310142517</cx:pt>
          <cx:pt idx="4302">2.34965181350708</cx:pt>
          <cx:pt idx="4303">1.81898999214172</cx:pt>
          <cx:pt idx="4304">6.58499908447265</cx:pt>
          <cx:pt idx="4305">2.13858175277709</cx:pt>
          <cx:pt idx="4306">2.45817446708679</cx:pt>
          <cx:pt idx="4307">3.03264379501342</cx:pt>
          <cx:pt idx="4308">2.52288913726806</cx:pt>
          <cx:pt idx="4309">2.05295896530151</cx:pt>
          <cx:pt idx="4310">2.13260793685913</cx:pt>
          <cx:pt idx="4311">1.4575810432434</cx:pt>
          <cx:pt idx="4312">1.89863920211792</cx:pt>
          <cx:pt idx="4313">1.59895873069763</cx:pt>
          <cx:pt idx="4314">2.1435580253601</cx:pt>
          <cx:pt idx="4315">2.13161253929138</cx:pt>
          <cx:pt idx="4316">2.77179312705993</cx:pt>
          <cx:pt idx="4317">2.08481836318969</cx:pt>
          <cx:pt idx="4318">2.16446781158447</cx:pt>
          <cx:pt idx="4319">5.94382309913635</cx:pt>
          <cx:pt idx="4320">2.51094198226928</cx:pt>
          <cx:pt idx="4321">2.23416090011596</cx:pt>
          <cx:pt idx="4322">1.70349764823913</cx:pt>
          <cx:pt idx="4323">2.07386684417724</cx:pt>
          <cx:pt idx="4324">2.38051652908325</cx:pt>
          <cx:pt idx="4325">1.92452406883239</cx:pt>
          <cx:pt idx="4326">2.26701593399047</cx:pt>
          <cx:pt idx="4327">2.25905108451843</cx:pt>
          <cx:pt idx="4328">2.25805640220642</cx:pt>
          <cx:pt idx="4329">2.21922540664672</cx:pt>
          <cx:pt idx="4330">1.85483169555664</cx:pt>
          <cx:pt idx="4331">2.36956453323364</cx:pt>
          <cx:pt idx="4332">2.92113494873046</cx:pt>
          <cx:pt idx="4333">2.32874417304992</cx:pt>
          <cx:pt idx="4334">5.97867059707641</cx:pt>
          <cx:pt idx="4335">1.5690894126892</cx:pt>
          <cx:pt idx="4336">1.80803704261779</cx:pt>
          <cx:pt idx="4337">1.65869617462158</cx:pt>
          <cx:pt idx="4338">2.37752962112426</cx:pt>
          <cx:pt idx="4339">1.99919462203979</cx:pt>
          <cx:pt idx="4340">2.70608234405517</cx:pt>
          <cx:pt idx="4341">1.79808139801025</cx:pt>
          <cx:pt idx="4342">2.45618271827697</cx:pt>
          <cx:pt idx="4343">1.88171315193176</cx:pt>
          <cx:pt idx="4344">2.17541933059692</cx:pt>
          <cx:pt idx="4345">2.10871315002441</cx:pt>
          <cx:pt idx="4346">1.91755533218383</cx:pt>
          <cx:pt idx="4347">2.47808647155761</cx:pt>
          <cx:pt idx="4348">1.80007219314575</cx:pt>
          <cx:pt idx="4349">2.2192268371582</cx:pt>
          <cx:pt idx="4350">6.14792490005493</cx:pt>
          <cx:pt idx="4351">1.78911995887756</cx:pt>
          <cx:pt idx="4352">1.78613424301147</cx:pt>
          <cx:pt idx="4353">1.79907655715942</cx:pt>
          <cx:pt idx="4354">1.87175679206848</cx:pt>
          <cx:pt idx="4355">1.82795000076293</cx:pt>
          <cx:pt idx="4356">2.2391390800476</cx:pt>
          <cx:pt idx="4357">2.04598975181579</cx:pt>
          <cx:pt idx="4358">1.83790493011474</cx:pt>
          <cx:pt idx="4359">2.1296215057373</cx:pt>
          <cx:pt idx="4360">2.37255144119262</cx:pt>
          <cx:pt idx="4361">2.29788088798522</cx:pt>
          <cx:pt idx="4362">1.89664626121521</cx:pt>
          <cx:pt idx="4363">2.32874393463134</cx:pt>
          <cx:pt idx="4364">1.57307243347167</cx:pt>
          <cx:pt idx="4365">2.25705981254577</cx:pt>
          <cx:pt idx="4366">6.66863131523132</cx:pt>
          <cx:pt idx="4367">2.14953351020813</cx:pt>
          <cx:pt idx="4368">2.01711654663085</cx:pt>
          <cx:pt idx="4369">2.2530779838562</cx:pt>
          <cx:pt idx="4370">2.16546273231506</cx:pt>
          <cx:pt idx="4371">2.1634726524353</cx:pt>
          <cx:pt idx="4372">2.5199019908905</cx:pt>
          <cx:pt idx="4373">2.18437981605529</cx:pt>
          <cx:pt idx="4374">2.15451169013977</cx:pt>
          <cx:pt idx="4375">2.68617057800292</cx:pt>
          <cx:pt idx="4376">2.22320842742919</cx:pt>
          <cx:pt idx="4377">2.2789640426635698</cx:pt>
          <cx:pt idx="4378">2.24610757827758</cx:pt>
          <cx:pt idx="4379">2.25009131431579</cx:pt>
          <cx:pt idx="4380">6.17978453636169</cx:pt>
          <cx:pt idx="4381">1.939457654953</cx:pt>
          <cx:pt idx="4382">2.46713471412658</cx:pt>
          <cx:pt idx="4383">2.83451700210571</cx:pt>
          <cx:pt idx="4384">2.38350272178649</cx:pt>
          <cx:pt idx="4385">1.70648503303527</cx:pt>
          <cx:pt idx="4386">1.96733570098876</cx:pt>
          <cx:pt idx="4387">1.53324770927429</cx:pt>
          <cx:pt idx="4388">2.28991484642028</cx:pt>
          <cx:pt idx="4389">2.41735553741455</cx:pt>
          <cx:pt idx="4390">1.77518057823181</cx:pt>
          <cx:pt idx="4391">2.30684089660644</cx:pt>
          <cx:pt idx="4392">2.53384160995483</cx:pt>
          <cx:pt idx="4393">2.04997110366821</cx:pt>
          <cx:pt idx="4394">1.89465618133544</cx:pt>
          <cx:pt idx="4395">6.24649024009704</cx:pt>
          <cx:pt idx="4396">2.14654684066772</cx:pt>
          <cx:pt idx="4397">1.85980939865112</cx:pt>
          <cx:pt idx="4398">2.14156866073608</cx:pt>
          <cx:pt idx="4399">2.22022175788879</cx:pt>
          <cx:pt idx="4400">2.05694150924682</cx:pt>
          <cx:pt idx="4401">2.21524357795715</cx:pt>
          <cx:pt idx="4402">2.56072354316711</cx:pt>
          <cx:pt idx="4403">2.30484914779663</cx:pt>
          <cx:pt idx="4404">2.53583216667175</cx:pt>
          <cx:pt idx="4405">2.30783629417419</cx:pt>
          <cx:pt idx="4406">2.58760380744934</cx:pt>
          <cx:pt idx="4407">2.84049034118652</cx:pt>
          <cx:pt idx="4408">2.11966514587402</cx:pt>
          <cx:pt idx="4409">6.2375304698944</cx:pt>
          <cx:pt idx="4410">1.09218955039978</cx:pt>
          <cx:pt idx="4411">2.64534997940063</cx:pt>
          <cx:pt idx="4412">2.2212176322937</cx:pt>
          <cx:pt idx="4413">2.21524453163146</cx:pt>
          <cx:pt idx="4414">2.16247653961181</cx:pt>
          <cx:pt idx="4415">2.11070394515991</cx:pt>
          <cx:pt idx="4416">1.86777591705322</cx:pt>
          <cx:pt idx="4417">2.28294467926025</cx:pt>
          <cx:pt idx="4418">2.08979821205139</cx:pt>
          <cx:pt idx="4419">2.63638758659362</cx:pt>
          <cx:pt idx="4420">2.2311737537384</cx:pt>
          <cx:pt idx="4421">1.89664721488952</cx:pt>
          <cx:pt idx="4422">1.88171291351318</cx:pt>
          <cx:pt idx="4423">2.24710345268249</cx:pt>
          <cx:pt idx="4424">2.01910805702209</cx:pt>
          <cx:pt idx="4425">5.97170066833496</cx:pt>
          <cx:pt idx="4426">2.26602053642272</cx:pt>
          <cx:pt idx="4427">2.04798102378845</cx:pt>
          <cx:pt idx="4428">1.84587144851684</cx:pt>
          <cx:pt idx="4429">2.11369037628173</cx:pt>
          <cx:pt idx="4430">2.11269617080688</cx:pt>
          <cx:pt idx="4431">2.09079194068908</cx:pt>
          <cx:pt idx="4432">2.05295872688293</cx:pt>
          <cx:pt idx="4433">2.17541933059692</cx:pt>
          <cx:pt idx="4434">2.58262586593627</cx:pt>
          <cx:pt idx="4435">2.0688886642456</cx:pt>
          <cx:pt idx="4436">2.05096769332885</cx:pt>
          <cx:pt idx="4437">2.04997181892395</cx:pt>
          <cx:pt idx="4438">2.12962126731872</cx:pt>
          <cx:pt idx="4439">6.30722284317016</cx:pt>
          <cx:pt idx="4440">2.46912693977355</cx:pt>
          <cx:pt idx="4441">1.99819898605346</cx:pt>
          <cx:pt idx="4442">2.45916986465454</cx:pt>
          <cx:pt idx="4443">1.62982201576232</cx:pt>
          <cx:pt idx="4444">2.29788041114807</cx:pt>
          <cx:pt idx="4445">2.32974004745483</cx:pt>
          <cx:pt idx="4446">2.21823072433471</cx:pt>
          <cx:pt idx="4447">2.47509980201721</cx:pt>
          <cx:pt idx="4448">2.44224405288696</cx:pt>
          <cx:pt idx="4449">2.14555120468139</cx:pt>
          <cx:pt idx="4450">2.92710876464843</cx:pt>
          <cx:pt idx="4451">2.23814344406127</cx:pt>
          <cx:pt idx="4452">2.07087993621826</cx:pt>
          <cx:pt idx="4453">6.55811810493469</cx:pt>
          <cx:pt idx="4454">2.43228793144226</cx:pt>
          <cx:pt idx="4455">1.87275266647338</cx:pt>
          <cx:pt idx="4456">1.93248915672302</cx:pt>
          <cx:pt idx="4457">2.48704695701599</cx:pt>
          <cx:pt idx="4458">2.67223167419433</cx:pt>
          <cx:pt idx="4459">2.0489764213562</cx:pt>
          <cx:pt idx="4460">1.78712940216064</cx:pt>
          <cx:pt idx="4461">1.83491897583007</cx:pt>
          <cx:pt idx="4462">1.76721739768981</cx:pt>
          <cx:pt idx="4463">1.95837521553039</cx:pt>
          <cx:pt idx="4464">2.48505544662475</cx:pt>
          <cx:pt idx="4465">2.36159968376159</cx:pt>
          <cx:pt idx="4466">2.09975266456604</cx:pt>
          <cx:pt idx="4467">2.18438053131103</cx:pt>
          <cx:pt idx="4468">7.49499487876892</cx:pt>
          <cx:pt idx="4469">2.28194689750671</cx:pt>
          <cx:pt idx="4470">2.14057278633117</cx:pt>
          <cx:pt idx="4471">2.37056040763855</cx:pt>
          <cx:pt idx="4472">1.54121232032775</cx:pt>
          <cx:pt idx="4473">2.26203799247741</cx:pt>
          <cx:pt idx="4474">2.21723556518554</cx:pt>
          <cx:pt idx="4475">1.94344115257263</cx:pt>
          <cx:pt idx="4476">2.07884454727172</cx:pt>
          <cx:pt idx="4477">2.07585787773132</cx:pt>
          <cx:pt idx="4478">2.11568236351013</cx:pt>
          <cx:pt idx="4479">1.42173886299133</cx:pt>
          <cx:pt idx="4480">2.92013978958129</cx:pt>
          <cx:pt idx="4481">2.02408576011657</cx:pt>
          <cx:pt idx="4482">2.07287096977233</cx:pt>
          <cx:pt idx="4483">6.86875176429748</cx:pt>
          <cx:pt idx="4484">2.10472893714904</cx:pt>
          <cx:pt idx="4485">2.09477496147155</cx:pt>
          <cx:pt idx="4486">1.96534419059753</cx:pt>
          <cx:pt idx="4487">1.2773745059967</cx:pt>
          <cx:pt idx="4488">2.26004695892334</cx:pt>
          <cx:pt idx="4489">1.87773060798645</cx:pt>
          <cx:pt idx="4490">2.55076646804809</cx:pt>
          <cx:pt idx="4491">1.82297158241271</cx:pt>
          <cx:pt idx="4492">2.07585859298706</cx:pt>
          <cx:pt idx="4493">2.44622611999511</cx:pt>
          <cx:pt idx="4494">2.78871941566467</cx:pt>
          <cx:pt idx="4495">2.35263800621032</cx:pt>
          <cx:pt idx="4496">1.98625254631042</cx:pt>
          <cx:pt idx="4497">2.39943289756774</cx:pt>
          <cx:pt idx="4498">6.4286880493164</cx:pt>
          <cx:pt idx="4499">1.88270878791809</cx:pt>
          <cx:pt idx="4500">2.43228793144226</cx:pt>
          <cx:pt idx="4501">2.37653398513793</cx:pt>
          <cx:pt idx="4502">2.9669337272644</cx:pt>
          <cx:pt idx="4503">1.84686636924743</cx:pt>
          <cx:pt idx="4504">1.92751145362854</cx:pt>
          <cx:pt idx="4505">1.56610250473022</cx:pt>
          <cx:pt idx="4506">2.16048526763916</cx:pt>
          <cx:pt idx="4507">2.41436696052551</cx:pt>
          <cx:pt idx="4508">3.82117176055908</cx:pt>
          <cx:pt idx="4509">1.87076091766357</cx:pt>
          <cx:pt idx="4510">1.83591485023498</cx:pt>
          <cx:pt idx="4511">2.64136719703674</cx:pt>
          <cx:pt idx="4512">6.51032853126525</cx:pt>
          <cx:pt idx="4513">2.5597276687622</cx:pt>
          <cx:pt idx="4514">2.03105497360229</cx:pt>
          <cx:pt idx="4515">1.91158103942871</cx:pt>
          <cx:pt idx="4516">2.25407338142395</cx:pt>
          <cx:pt idx="4517">1.89266443252563</cx:pt>
          <cx:pt idx="4518">1.98923993110656</cx:pt>
          <cx:pt idx="4519">2.17541885375976</cx:pt>
          <cx:pt idx="4520">2.1933410167694</cx:pt>
          <cx:pt idx="4521">2.08780670166015</cx:pt>
          <cx:pt idx="4522">2.31281328201293</cx:pt>
          <cx:pt idx="4523">2.30484938621521</cx:pt>
          <cx:pt idx="4524">2.33272647857666</cx:pt>
          <cx:pt idx="4525">1.67960309982299</cx:pt>
          <cx:pt idx="4526">1.55017471313476</cx:pt>
          <cx:pt idx="4527">6.71542358398437</cx:pt>
          <cx:pt idx="4528">1.97928285598754</cx:pt>
          <cx:pt idx="4529">2.07984066009521</cx:pt>
          <cx:pt idx="4530">2.56470489501953</cx:pt>
          <cx:pt idx="4531">1.84188914299011</cx:pt>
          <cx:pt idx="4532">2.32774782180786</cx:pt>
          <cx:pt idx="4533">2.18338513374328</cx:pt>
          <cx:pt idx="4534">2.03005862236022</cx:pt>
          <cx:pt idx="4535">2.80265736579895</cx:pt>
          <cx:pt idx="4536">1.9135730266571</cx:pt>
          <cx:pt idx="4537">2.1216561794281</cx:pt>
          <cx:pt idx="4538">2.28692770004272</cx:pt>
          <cx:pt idx="4539">1.45559000968933</cx:pt>
          <cx:pt idx="4540">2.09776186943054</cx:pt>
          <cx:pt idx="4541">2.15948915481567</cx:pt>
          <cx:pt idx="4542">6.12402963638305</cx:pt>
          <cx:pt idx="4543">2.25208210945129</cx:pt>
          <cx:pt idx="4544">2.36956429481506</cx:pt>
          <cx:pt idx="4545">1.8717565536499</cx:pt>
          <cx:pt idx="4546">2.32874417304992</cx:pt>
          <cx:pt idx="4547">1.79011702537536</cx:pt>
          <cx:pt idx="4548">2.05594515800476</cx:pt>
          <cx:pt idx="4549">1.59198880195617</cx:pt>
          <cx:pt idx="4550">4.16764545440673</cx:pt>
          <cx:pt idx="4551">1.88967895507812</cx:pt>
          <cx:pt idx="4552">2.32973909378051</cx:pt>
          <cx:pt idx="4553">1.9404547214508</cx:pt>
          <cx:pt idx="4554">1.94244480133056</cx:pt>
          <cx:pt idx="4555">2.25009059906005</cx:pt>
          <cx:pt idx="4556">1.65869545936584</cx:pt>
          <cx:pt idx="4557">6.02347207069397</cx:pt>
          <cx:pt idx="4558">1.79907703399658</cx:pt>
          <cx:pt idx="4559">1.93547630310058</cx:pt>
          <cx:pt idx="4560">1.50636577606201</cx:pt>
          <cx:pt idx="4561">3.53742146492004</cx:pt>
          <cx:pt idx="4562">1.71245837211608</cx:pt>
          <cx:pt idx="4563">2.63638925552368</cx:pt>
          <cx:pt idx="4564">2.18736696243286</cx:pt>
          <cx:pt idx="4565">3.01571869850158</cx:pt>
          <cx:pt idx="4566">2.35462999343872</cx:pt>
          <cx:pt idx="4567">2.13758659362792</cx:pt>
          <cx:pt idx="4568">2.26502442359924</cx:pt>
          <cx:pt idx="4569">1.61887073516845</cx:pt>
          <cx:pt idx="4570">1.98226976394653</cx:pt>
          <cx:pt idx="4571">4.08799743652343</cx:pt>
          <cx:pt idx="4572">6.53422260284423</cx:pt>
          <cx:pt idx="4573">1.96335315704345</cx:pt>
          <cx:pt idx="4574">2.15550708770751</cx:pt>
          <cx:pt idx="4575">2.67223191261291</cx:pt>
          <cx:pt idx="4576">2.16745424270629</cx:pt>
          <cx:pt idx="4577">1.60294103622436</cx:pt>
          <cx:pt idx="4578">2.02607679367065</cx:pt>
          <cx:pt idx="4579">2.39545035362243</cx:pt>
          <cx:pt idx="4580">2.48306465148925</cx:pt>
          <cx:pt idx="4581">2.19732308387756</cx:pt>
          <cx:pt idx="4582">1.52826976776123</cx:pt>
          <cx:pt idx="4583">2.00915122032165</cx:pt>
          <cx:pt idx="4584">1.88071751594543</cx:pt>
          <cx:pt idx="4585">1.99421739578247</cx:pt>
          <cx:pt idx="4586">2.02109909057617</cx:pt>
          <cx:pt idx="4587">8.52346277236938</cx:pt>
          <cx:pt idx="4588">2.16347217559814</cx:pt>
          <cx:pt idx="4589">2.10273933410644</cx:pt>
          <cx:pt idx="4590">2.81560039520263</cx:pt>
          <cx:pt idx="4591">2.17840576171875</cx:pt>
          <cx:pt idx="4592">1.84089303016662</cx:pt>
          <cx:pt idx="4593">2.40242004394531</cx:pt>
          <cx:pt idx="4594">2.35662102699279</cx:pt>
          <cx:pt idx="4595">2.67621445655822</cx:pt>
          <cx:pt idx="4596">2.35164308547973</cx:pt>
          <cx:pt idx="4597">2.33969593048095</cx:pt>
          <cx:pt idx="4598">2.10572624206542</cx:pt>
          <cx:pt idx="4599">2.49700355529785</cx:pt>
          <cx:pt idx="4600">1.88171291351318</cx:pt>
          <cx:pt idx="4601">6.16086721420288</cx:pt>
          <cx:pt idx="4602">2.97390294075012</cx:pt>
          <cx:pt idx="4603">2.15451145172119</cx:pt>
          <cx:pt idx="4604">2.1664593219757</cx:pt>
          <cx:pt idx="4605">1.73984885215759</cx:pt>
          <cx:pt idx="4606">1.70051097869873</cx:pt>
          <cx:pt idx="4607">2.57665228843688</cx:pt>
          <cx:pt idx="4608">2.60253930091857</cx:pt>
          <cx:pt idx="4609">1.06729865074157</cx:pt>
          <cx:pt idx="4610">2.3725516796112</cx:pt>
          <cx:pt idx="4611">1.99222707748413</cx:pt>
          <cx:pt idx="4612">1.86976480484008</cx:pt>
          <cx:pt idx="4613">1.76423001289367</cx:pt>
          <cx:pt idx="4614">2.33670926094055</cx:pt>
          <cx:pt idx="4615">1.70947170257568</cx:pt>
          <cx:pt idx="4616">1.59995365142822</cx:pt>
          <cx:pt idx="4617">7.55871152877807</cx:pt>
          <cx:pt idx="4618">2.22918343544006</cx:pt>
          <cx:pt idx="4619">2.12265086174011</cx:pt>
          <cx:pt idx="4620">2.23017930984497</cx:pt>
          <cx:pt idx="4621">1.63479948043823</cx:pt>
          <cx:pt idx="4622">2.55275774002075</cx:pt>
          <cx:pt idx="4623">2.32874393463134</cx:pt>
          <cx:pt idx="4624">2.0519630908966</cx:pt>
          <cx:pt idx="4625">1.51333546638488</cx:pt>
          <cx:pt idx="4626">2.0220947265625</cx:pt>
          <cx:pt idx="4627">2.06689715385437</cx:pt>
          <cx:pt idx="4628">2.38051629066467</cx:pt>
          <cx:pt idx="4629">1.76124334335327</cx:pt>
          <cx:pt idx="4630">2.69015288352966</cx:pt>
          <cx:pt idx="4631">1.96733570098876</cx:pt>
          <cx:pt idx="4632">6.01451206207275</cx:pt>
          <cx:pt idx="4633">2.45120477676391</cx:pt>
          <cx:pt idx="4634">2.29389786720275</cx:pt>
          <cx:pt idx="4635">2.41536283493042</cx:pt>
          <cx:pt idx="4636">2.06391143798828</cx:pt>
          <cx:pt idx="4637">2.02308964729309</cx:pt>
          <cx:pt idx="4638">1.93945837020874</cx:pt>
          <cx:pt idx="4639">3.11826729774475</cx:pt>
          <cx:pt idx="4640">2.22121739387512</cx:pt>
          <cx:pt idx="4641">2.25805568695068</cx:pt>
          <cx:pt idx="4642">2.1923451423645</cx:pt>
          <cx:pt idx="4643">2.43627071380615</cx:pt>
          <cx:pt idx="4644">2.06590175628662</cx:pt>
          <cx:pt idx="4645">6.40778088569641</cx:pt>
          <cx:pt idx="4646">2.06789278984069</cx:pt>
          <cx:pt idx="4647">1.99421691894531</cx:pt>
          <cx:pt idx="4648">2.44821786880493</cx:pt>
          <cx:pt idx="4649">1.45957279205322</cx:pt>
          <cx:pt idx="4650">2.07187509536743</cx:pt>
          <cx:pt idx="4651">2.09377861022949</cx:pt>
          <cx:pt idx="4652">2.36657810211181</cx:pt>
          <cx:pt idx="4653">2.31878781318664</cx:pt>
          <cx:pt idx="4654">2.46016550064086</cx:pt>
          <cx:pt idx="4655">2.55275750160217</cx:pt>
          <cx:pt idx="4656">2.60851216316223</cx:pt>
          <cx:pt idx="4657">2.40739774703979</cx:pt>
          <cx:pt idx="4658">2.32874393463134</cx:pt>
          <cx:pt idx="4659">6.72538161277771</cx:pt>
          <cx:pt idx="4660">1.9623577594757</cx:pt>
          <cx:pt idx="4661">2.38748598098754</cx:pt>
          <cx:pt idx="4662">1.77219486236572</cx:pt>
          <cx:pt idx="4663">2.0061650276184</cx:pt>
          <cx:pt idx="4664">2.21225714683532</cx:pt>
          <cx:pt idx="4665">1.47052407264709</cx:pt>
          <cx:pt idx="4666">2.2222135066986</cx:pt>
          <cx:pt idx="4667">2.60154247283935</cx:pt>
          <cx:pt idx="4668">1.65969085693359</cx:pt>
          <cx:pt idx="4669">2.35363435745239</cx:pt>
          <cx:pt idx="4670">2.25307750701904</cx:pt>
          <cx:pt idx="4671">1.90660309791564</cx:pt>
          <cx:pt idx="4672">1.99023509025573</cx:pt>
          <cx:pt idx="4673">1.89465594291687</cx:pt>
          <cx:pt idx="4674">1.86080527305603</cx:pt>
          <cx:pt idx="4675">6.20766139030456</cx:pt>
          <cx:pt idx="4676">2.33870029449462</cx:pt>
          <cx:pt idx="4677">2.42233228683471</cx:pt>
          <cx:pt idx="4678">2.08680939674377</cx:pt>
          <cx:pt idx="4679">1.8966474533081</cx:pt>
          <cx:pt idx="4680">2.24610829353332</cx:pt>
          <cx:pt idx="4681">2.29290199279785</cx:pt>
          <cx:pt idx="4682">2.34566974639892</cx:pt>
          <cx:pt idx="4683">1.94642734527587</cx:pt>
          <cx:pt idx="4684">2.52985882759094</cx:pt>
          <cx:pt idx="4685">2.47310853004455</cx:pt>
          <cx:pt idx="4686">2.23515605926513</cx:pt>
          <cx:pt idx="4687">1.96534490585327</cx:pt>
          <cx:pt idx="4688">2.58561277389526</cx:pt>
          <cx:pt idx="4689">1.98525738716125</cx:pt>
          <cx:pt idx="4690">6.54417896270751</cx:pt>
          <cx:pt idx="4691">1.80704164505004</cx:pt>
          <cx:pt idx="4692">3.33132910728454</cx:pt>
          <cx:pt idx="4693">2.28991556167602</cx:pt>
          <cx:pt idx="4694">2.3068401813507</cx:pt>
          <cx:pt idx="4695">2.2381432056427</cx:pt>
          <cx:pt idx="4696">2.15351605415344</cx:pt>
          <cx:pt idx="4697">1.84288382530212</cx:pt>
          <cx:pt idx="4698">2.32476162910461</cx:pt>
          <cx:pt idx="4699">1.66965126991271</cx:pt>
          <cx:pt idx="4700">1.75028753280639</cx:pt>
          <cx:pt idx="4701">2.00915241241455</cx:pt>
          <cx:pt idx="4702">2.22320818901062</cx:pt>
          <cx:pt idx="4703">1.89963388442993</cx:pt>
          <cx:pt idx="4704">6.39284610748291</cx:pt>
          <cx:pt idx="4705">2.11767387390136</cx:pt>
          <cx:pt idx="4706">1.9543929100036599</cx:pt>
          <cx:pt idx="4707">2.24212574958801</cx:pt>
          <cx:pt idx="4708">2.14853739738464</cx:pt>
          <cx:pt idx="4709">2.36060428619384</cx:pt>
          <cx:pt idx="4710">2.12862539291381</cx:pt>
          <cx:pt idx="4711">2.33870029449462</cx:pt>
          <cx:pt idx="4712">2.08282780647277</cx:pt>
          <cx:pt idx="4713">1.98724746704101</cx:pt>
          <cx:pt idx="4714">1.94145035743713</cx:pt>
          <cx:pt idx="4715">2.29688453674316</cx:pt>
          <cx:pt idx="4716">2.44025254249572</cx:pt>
          <cx:pt idx="4717">2.02906441688537</cx:pt>
          <cx:pt idx="4718">2.1833848953247</cx:pt>
          <cx:pt idx="4719">6.4406349658966</cx:pt>
          <cx:pt idx="4720">1.8697657585144</cx:pt>
          <cx:pt idx="4721">2.10273933410644</cx:pt>
          <cx:pt idx="4722">1.98127436637878</cx:pt>
          <cx:pt idx="4723">2.15052890777587</cx:pt>
          <cx:pt idx="4724">2.54678416252136</cx:pt>
          <cx:pt idx="4725">2.2819504737854</cx:pt>
          <cx:pt idx="4726">1.99771261215209</cx:pt>
          <cx:pt idx="4727">2.09079194068908</cx:pt>
          <cx:pt idx="4728">2.25009059906005</cx:pt>
          <cx:pt idx="4729">2.25108647346496</cx:pt>
          <cx:pt idx="4730">2.37055993080139</cx:pt>
          <cx:pt idx="4731">2.4522008895874</cx:pt>
          <cx:pt idx="4732">2.61050271987915</cx:pt>
          <cx:pt idx="4733">2.38748574256896</cx:pt>
          <cx:pt idx="4734">6.77814888954162</cx:pt>
          <cx:pt idx="4735">2.08282685279846</cx:pt>
          <cx:pt idx="4736">1.8866913318634</cx:pt>
          <cx:pt idx="4737">2.09079217910766</cx:pt>
          <cx:pt idx="4738">2.58362245559692</cx:pt>
          <cx:pt idx="4739">1.30525207519531</cx:pt>
          <cx:pt idx="4740">2.59556794166564</cx:pt>
          <cx:pt idx="4741">2.15550827980041</cx:pt>
          <cx:pt idx="4742">1.25447392463684</cx:pt>
          <cx:pt idx="4743">2.50297760963439</cx:pt>
          <cx:pt idx="4744">2.60353398323059</cx:pt>
          <cx:pt idx="4745">2.44921350479125</cx:pt>
          <cx:pt idx="4746">1.94045400619506</cx:pt>
          <cx:pt idx="4747">3.37911868095397</cx:pt>
          <cx:pt idx="4748">6.4217185974121</cx:pt>
          <cx:pt idx="4749">2.09676623344421</cx:pt>
          <cx:pt idx="4750">1.81600189208984</cx:pt>
          <cx:pt idx="4751">1.88469982147216</cx:pt>
          <cx:pt idx="4752">2.08680963516235</cx:pt>
          <cx:pt idx="4753">2.05495023727417</cx:pt>
          <cx:pt idx="4754">2.36159920692443</cx:pt>
          <cx:pt idx="4755">2.02906417846679</cx:pt>
          <cx:pt idx="4756">2.0614321231842</cx:pt>
          <cx:pt idx="4757">1.9255199432373</cx:pt>
          <cx:pt idx="4758">2.08382272720336</cx:pt>
          <cx:pt idx="4759">2.70409083366394</cx:pt>
          <cx:pt idx="4760">2.02707314491271</cx:pt>
          <cx:pt idx="4761">2.5597276687622</cx:pt>
          <cx:pt idx="4762">2.26900649070739</cx:pt>
          <cx:pt idx="4763">6.54517531394958</cx:pt>
          <cx:pt idx="4764">2.17641520500183</cx:pt>
          <cx:pt idx="4765">1.90959048271179</cx:pt>
          <cx:pt idx="4766">2.14256334304809</cx:pt>
          <cx:pt idx="4767">1.33910274505615</cx:pt>
          <cx:pt idx="4768">2.29290223121643</cx:pt>
          <cx:pt idx="4769">2.10672187805175</cx:pt>
          <cx:pt idx="4770">2.29389762878417</cx:pt>
          <cx:pt idx="4771">2.18238878250122</cx:pt>
          <cx:pt idx="4772">2.32974028587341</cx:pt>
          <cx:pt idx="4773">2.05694103240966</cx:pt>
          <cx:pt idx="4774">2.24013423919677</cx:pt>
          <cx:pt idx="4775">2.31878805160522</cx:pt>
          <cx:pt idx="4776">3.56728982925415</cx:pt>
          <cx:pt idx="4777">2.11070418357849</cx:pt>
          <cx:pt idx="4778">1.78115606307983</cx:pt>
          <cx:pt idx="4779">5.57345414161682</cx:pt>
          <cx:pt idx="4780">1.93846464157104</cx:pt>
          <cx:pt idx="4781">1.8617992401123</cx:pt>
          <cx:pt idx="4782">2.0350375175476</cx:pt>
          <cx:pt idx="4783">1.82496309280395</cx:pt>
          <cx:pt idx="4784">1.94344115257263</cx:pt>
          <cx:pt idx="4785">1.6855764389038</cx:pt>
          <cx:pt idx="4786">2.34168767929077</cx:pt>
          <cx:pt idx="4787">1.91158103942871</cx:pt>
          <cx:pt idx="4788">2.30684065818786</cx:pt>
          <cx:pt idx="4789">2.00118660926818</cx:pt>
          <cx:pt idx="4790">2.59258198738098</cx:pt>
          <cx:pt idx="4791">2.02209520339965</cx:pt>
          <cx:pt idx="4792">3.59317541122436</cx:pt>
          <cx:pt idx="4793">2.09477472305297</cx:pt>
          <cx:pt idx="4794">6.19969654083251</cx:pt>
          <cx:pt idx="4795">2.74391555786132</cx:pt>
          <cx:pt idx="4796">2.46613931655883</cx:pt>
          <cx:pt idx="4797">2.2948932647705</cx:pt>
          <cx:pt idx="4798">1.62185740470886</cx:pt>
          <cx:pt idx="4799">2.42233180999755</cx:pt>
          <cx:pt idx="4800">2.35363507270813</cx:pt>
          <cx:pt idx="4801">2.40142393112182</cx:pt>
          <cx:pt idx="4802">2.17741084098815</cx:pt>
          <cx:pt idx="4803">1.89465570449829</cx:pt>
          <cx:pt idx="4804">2.47111749649047</cx:pt>
          <cx:pt idx="4805">2.10771751403808</cx:pt>
          <cx:pt idx="4806">2.2480993270874</cx:pt>
          <cx:pt idx="4807">2.59158658981323</cx:pt>
          <cx:pt idx="4808">1.62484383583068</cx:pt>
          <cx:pt idx="4809">6.09416151046752</cx:pt>
          <cx:pt idx="4810">2.1226532459259</cx:pt>
          <cx:pt idx="4811">2.59955048561096</cx:pt>
          <cx:pt idx="4812">2.27398562431335</cx:pt>
          <cx:pt idx="4813">2.03702902793884</cx:pt>
          <cx:pt idx="4814">2.44523096084594</cx:pt>
          <cx:pt idx="4815">2.02607727050781</cx:pt>
          <cx:pt idx="4816">2.64335870742797</cx:pt>
          <cx:pt idx="4817">1.86677861213684</cx:pt>
          <cx:pt idx="4818">2.51392865180969</cx:pt>
          <cx:pt idx="4819">1.92651534080505</cx:pt>
          <cx:pt idx="4820">1.90062975883483</cx:pt>
          <cx:pt idx="4821">1.97131872177124</cx:pt>
          <cx:pt idx="4822">1.92452478408813</cx:pt>
          <cx:pt idx="4823">6.99220538139343</cx:pt>
          <cx:pt idx="4824">1.80206561088562</cx:pt>
          <cx:pt idx="4825">1.67561888694763</cx:pt>
          <cx:pt idx="4826">2.5905909538269</cx:pt>
          <cx:pt idx="4827">1.7263970375061</cx:pt>
          <cx:pt idx="4828">2.2948932647705</cx:pt>
          <cx:pt idx="4829">2.07685375213623</cx:pt>
          <cx:pt idx="4830">1.91456890106201</cx:pt>
          <cx:pt idx="4831">1.94244456291198</cx:pt>
          <cx:pt idx="4832">1.72838854789733</cx:pt>
          <cx:pt idx="4833">1.62086153030395</cx:pt>
          <cx:pt idx="4834">2.17342829704284</cx:pt>
          <cx:pt idx="4835">1.46952819824218</cx:pt>
          <cx:pt idx="4836">1.83989691734313</cx:pt>
          <cx:pt idx="4837">2.24013471603393</cx:pt>
          <cx:pt idx="4838">1.92452430725097</cx:pt>
          <cx:pt idx="4839">2.66725349426269</cx:pt>
          <cx:pt idx="4840">5.98464393615722</cx:pt>
          <cx:pt idx="4841">1.9036157131195</cx:pt>
          <cx:pt idx="4842">2.66426682472229</cx:pt>
          <cx:pt idx="4843">2.81659579277038</cx:pt>
          <cx:pt idx="4844">3.12324523925781</cx:pt>
          <cx:pt idx="4845">2.18437981605529</cx:pt>
          <cx:pt idx="4846">1.81401133537292</cx:pt>
          <cx:pt idx="4847">2.17840600013732</cx:pt>
          <cx:pt idx="4848">1.94045567512512</cx:pt>
          <cx:pt idx="4849">2.43925619125366</cx:pt>
          <cx:pt idx="4850">2.07187557220459</cx:pt>
          <cx:pt idx="4851">2.42830538749694</cx:pt>
          <cx:pt idx="4852">2.53583192825317</cx:pt>
          <cx:pt idx="4853">1.13898420333862</cx:pt>
          <cx:pt idx="4854">2.4741039276123</cx:pt>
          <cx:pt idx="4855">6.08221411705017</cx:pt>
          <cx:pt idx="4856">2.00019097328186</cx:pt>
          <cx:pt idx="4857">1.87175703048706</cx:pt>
          <cx:pt idx="4858">2.30484890937805</cx:pt>
          <cx:pt idx="4859">1.84885811805725</cx:pt>
          <cx:pt idx="4860">2.17442345619201</cx:pt>
          <cx:pt idx="4861">2.34268307685852</cx:pt>
          <cx:pt idx="4862">1.88370394706726</cx:pt>
          <cx:pt idx="4863">2.48306512832641</cx:pt>
          <cx:pt idx="4864">2.52886247634887</cx:pt>
          <cx:pt idx="4865">2.6831829547882</cx:pt>
          <cx:pt idx="4866">2.40142440795898</cx:pt>
          <cx:pt idx="4867">2.18039774894714</cx:pt>
          <cx:pt idx="4868">2.03503775596618</cx:pt>
          <cx:pt idx="4869">6.13896369934082</cx:pt>
          <cx:pt idx="4870">2.14555144309997</cx:pt>
          <cx:pt idx="4871">2.01612091064453</cx:pt>
          <cx:pt idx="4872">2.5826256275177</cx:pt>
          <cx:pt idx="4873">1.52229595184326</cx:pt>
          <cx:pt idx="4874">1.97032403945922</cx:pt>
          <cx:pt idx="4875">2.06590032577514</cx:pt>
          <cx:pt idx="4876">2.03503775596618</cx:pt>
          <cx:pt idx="4877">2.50994658470153</cx:pt>
          <cx:pt idx="4878">2.48007750511169</cx:pt>
          <cx:pt idx="4879">2.05594563484191</cx:pt>
          <cx:pt idx="4880">2.30684065818786</cx:pt>
          <cx:pt idx="4881">2.35562658309936</cx:pt>
          <cx:pt idx="4882">1.88669037818908</cx:pt>
          <cx:pt idx="4883">2.3506474494934</cx:pt>
          <cx:pt idx="4884">6.69551348686218</cx:pt>
          <cx:pt idx="4885">2.24710345268249</cx:pt>
          <cx:pt idx="4886">2.86836767196655</cx:pt>
          <cx:pt idx="4887">2.60154271125793</cx:pt>
          <cx:pt idx="4888">2.139577627182</cx:pt>
          <cx:pt idx="4889">1.93149352073669</cx:pt>
          <cx:pt idx="4890">2.40540671348571</cx:pt>
          <cx:pt idx="4891">2.3675730228424</cx:pt>
          <cx:pt idx="4892">2.23615193367004</cx:pt>
          <cx:pt idx="4893">1.89764285087585</cx:pt>
          <cx:pt idx="4894">2.61149859428405</cx:pt>
          <cx:pt idx="4895">1.86279654502868</cx:pt>
          <cx:pt idx="4896">2.05295872688293</cx:pt>
          <cx:pt idx="4897">2.34467458724975</cx:pt>
          <cx:pt idx="4898">5.8731346130371</cx:pt>
          <cx:pt idx="4899">2.12862515449523</cx:pt>
          <cx:pt idx="4900">2.41436719894409</cx:pt>
          <cx:pt idx="4901">1.97430515289306</cx:pt>
          <cx:pt idx="4902">2.46813011169433</cx:pt>
          <cx:pt idx="4903">1.85184526443481</cx:pt>
          <cx:pt idx="4904">2.34069108963012</cx:pt>
          <cx:pt idx="4905">2.14156866073608</cx:pt>
          <cx:pt idx="4906">2.31082391738891</cx:pt>
          <cx:pt idx="4907">2.22121667861938</cx:pt>
          <cx:pt idx="4908">2.16446805000305</cx:pt>
          <cx:pt idx="4909">1.24153208732604</cx:pt>
          <cx:pt idx="4910">1.8339238166809</cx:pt>
          <cx:pt idx="4911">2.0340416431427</cx:pt>
          <cx:pt idx="4912">2.27000260353088</cx:pt>
          <cx:pt idx="4913">6.36994743347168</cx:pt>
          <cx:pt idx="4914">2.32974004745483</cx:pt>
          <cx:pt idx="4915">2.1684501171112</cx:pt>
          <cx:pt idx="4916">1.96534442901611</cx:pt>
          <cx:pt idx="4917">2.14057254791259</cx:pt>
          <cx:pt idx="4918">2.53284573554992</cx:pt>
          <cx:pt idx="4919">2.20528769493103</cx:pt>
          <cx:pt idx="4920">2.00317788124084</cx:pt>
          <cx:pt idx="4921">2.46813035011291</cx:pt>
          <cx:pt idx="4922">2.11468696594238</cx:pt>
          <cx:pt idx="4923">2.25606441497802</cx:pt>
          <cx:pt idx="4924">2.4213364124298</cx:pt>
          <cx:pt idx="4925">2.2680115699768</cx:pt>
          <cx:pt idx="4926">2.2480993270874</cx:pt>
          <cx:pt idx="4927">1.85980939865112</cx:pt>
          <cx:pt idx="4928">6.00953412055969</cx:pt>
          <cx:pt idx="4929">2.23117518424987</cx:pt>
          <cx:pt idx="4930">2.10970735549926</cx:pt>
          <cx:pt idx="4931">2.24411702156066</cx:pt>
          <cx:pt idx="4932">1.91357254981994</cx:pt>
          <cx:pt idx="4933">2.55076646804809</cx:pt>
          <cx:pt idx="4934">1.97629737854003</cx:pt>
          <cx:pt idx="4935">2.13559412956237</cx:pt>
          <cx:pt idx="4936">1.99919581413269</cx:pt>
          <cx:pt idx="4937">2.15052843093872</cx:pt>
          <cx:pt idx="4938">1.84288477897644</cx:pt>
          <cx:pt idx="4939">2.46016502380371</cx:pt>
          <cx:pt idx="4940">2.20827460289001</cx:pt>
          <cx:pt idx="4941">2.11966490745544</cx:pt>
          <cx:pt idx="4942">1.96534466743469</cx:pt>
          <cx:pt idx="4943">6.80303931236267</cx:pt>
          <cx:pt idx="4944">2.61349058151245</cx:pt>
          <cx:pt idx="4945">1.99421715736389</cx:pt>
          <cx:pt idx="4946">2.1584939956665</cx:pt>
          <cx:pt idx="4947">2.37752962112426</cx:pt>
          <cx:pt idx="4948">2.40739846229553</cx:pt>
          <cx:pt idx="4949">2.30285716056823</cx:pt>
          <cx:pt idx="4950">2.36160016059875</cx:pt>
          <cx:pt idx="4951">2.27000188827514</cx:pt>
          <cx:pt idx="4952">1.86677861213684</cx:pt>
          <cx:pt idx="4953">2.24013471603393</cx:pt>
          <cx:pt idx="4954">2.38848114013671</cx:pt>
          <cx:pt idx="4955">2.08183169364929</cx:pt>
          <cx:pt idx="4956">2.70508670806884</cx:pt>
          <cx:pt idx="4957">6.17181921005249</cx:pt>
          <cx:pt idx="4958">1.55216479301452</cx:pt>
          <cx:pt idx="4959">2.05295825004577</cx:pt>
          <cx:pt idx="4960">1.95140719413757</cx:pt>
          <cx:pt idx="4961">2.19035220146179</cx:pt>
          <cx:pt idx="4962">2.28692841529846</cx:pt>
          <cx:pt idx="4963">2.41237592697143</cx:pt>
          <cx:pt idx="4964">2.01512551307678</cx:pt>
          <cx:pt idx="4965">2.51691555976867</cx:pt>
          <cx:pt idx="4966">1.98625302314758</cx:pt>
          <cx:pt idx="4967">1.54718565940856</cx:pt>
          <cx:pt idx="4968">2.35064792633056</cx:pt>
          <cx:pt idx="4969">2.14057254791259</cx:pt>
          <cx:pt idx="4970">2.34467411041259</cx:pt>
          <cx:pt idx="4971">2.22022294998168</cx:pt>
          <cx:pt idx="4972">2.10871243476867</cx:pt>
          <cx:pt idx="4973">5.94581484794616</cx:pt>
          <cx:pt idx="4974">2.29987144470214</cx:pt>
          <cx:pt idx="4975">2.1216561794281</cx:pt>
          <cx:pt idx="4976">2.50994634628295</cx:pt>
          <cx:pt idx="4977">2.30783605575561</cx:pt>
          <cx:pt idx="4978">2.17044162750244</cx:pt>
          <cx:pt idx="4979">1.87872576713562</cx:pt>
          <cx:pt idx="4980">2.04300308227539</cx:pt>
          <cx:pt idx="4981">2.32177472114563</cx:pt>
          <cx:pt idx="4982">2.0081558227539</cx:pt>
          <cx:pt idx="4983">2.70409178733825</cx:pt>
          <cx:pt idx="4984">2.73395895957946</cx:pt>
          <cx:pt idx="4985">2.26701641082763</cx:pt>
          <cx:pt idx="4986">2.42631411552429</cx:pt>
          <cx:pt idx="4987">6.24151277542114</cx:pt>
          <cx:pt idx="4988">2.84049010276794</cx:pt>
          <cx:pt idx="4989">1.72838854789733</cx:pt>
          <cx:pt idx="4990">1.71146273612976</cx:pt>
          <cx:pt idx="4991">1.79509425163269</cx:pt>
          <cx:pt idx="4992">2.12862563133239</cx:pt>
          <cx:pt idx="4993">2.11169981956481</cx:pt>
          <cx:pt idx="4994">1.93149423599243</cx:pt>
          <cx:pt idx="4995">2.60552501678466</cx:pt>
          <cx:pt idx="4996">1.91656112670898</cx:pt>
          <cx:pt idx="4997">2.1604835987091</cx:pt>
          <cx:pt idx="4998">1.39784383773803</cx:pt>
          <cx:pt idx="4999">2.15650248527526</cx:pt>
          <cx:pt idx="5000">0</cx:pt>
        </cx:lvl>
      </cx:numDim>
    </cx:data>
  </cx:chartData>
  <cx:chart>
    <cx:plotArea>
      <cx:plotAreaRegion>
        <cx:series layoutId="clusteredColumn" uniqueId="{AE96E35A-83D5-43D6-9644-14B3B2BF6C68}">
          <cx:dataId val="0"/>
          <cx:layoutPr>
            <cx:binning intervalClosed="r">
              <cx:binSize val="0.5"/>
            </cx:binning>
          </cx:layoutPr>
        </cx:series>
      </cx:plotAreaRegion>
      <cx:axis id="0">
        <cx:catScaling gapWidth="0"/>
        <cx:title overlay="0">
          <cx:tx>
            <cx:rich>
              <a:bodyPr spcFirstLastPara="1" vertOverflow="ellipsis" horzOverflow="overflow" wrap="square" lIns="0" tIns="0" rIns="0" bIns="0" anchor="ctr" anchorCtr="1"/>
              <a:lstStyle/>
              <a:p>
                <a:pPr algn="ctr" rtl="0">
                  <a:defRPr sz="900" i="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r>
                  <a:rPr lang="en-US" altLang="zh-CN" sz="900" b="0" i="1" u="none" strike="noStrike" baseline="0" dirty="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Computing time range/s</a:t>
                </a:r>
                <a:endParaRPr lang="zh-CN" altLang="en-US" sz="900" b="0" i="1" u="none" strike="noStrike" baseline="0" dirty="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endParaRPr>
              </a:p>
            </cx:rich>
          </cx:tx>
        </cx:title>
        <cx:numFmt formatCode="#,##0.0_);[红色](#,##0.0)" sourceLinked="0"/>
        <cx:majorTickMarks type="in"/>
        <cx:minorTickMarks type="none"/>
        <cx:tickLabels/>
        <cx:spPr>
          <a:ln w="3175">
            <a:solidFill>
              <a:schemeClr val="tx1"/>
            </a:solidFill>
          </a:ln>
        </cx:spPr>
        <cx:txPr>
          <a:bodyPr spcFirstLastPara="1" vertOverflow="ellipsis" horzOverflow="overflow" wrap="square" lIns="0" tIns="0" rIns="0" bIns="0" anchor="ctr" anchorCtr="1"/>
          <a:lstStyle/>
          <a:p>
            <a:pPr algn="ctr" rtl="0">
              <a:defRPr sz="80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zh-CN" altLang="en-US" sz="800" b="0" i="0" u="none" strike="noStrike" baseline="0">
              <a:solidFill>
                <a:sysClr val="windowText" lastClr="000000"/>
              </a:solidFill>
              <a:latin typeface="Times New Roman" panose="02020603050405020304" pitchFamily="18" charset="0"/>
              <a:ea typeface="等线" panose="02010600030101010101" pitchFamily="2" charset="-122"/>
              <a:cs typeface="Times New Roman" panose="02020603050405020304" pitchFamily="18" charset="0"/>
            </a:endParaRPr>
          </a:p>
        </cx:txPr>
      </cx:axis>
      <cx:axis id="1">
        <cx:valScaling/>
        <cx:title overlay="0">
          <cx:tx>
            <cx:rich>
              <a:bodyPr spcFirstLastPara="1" vertOverflow="ellipsis" horzOverflow="overflow" wrap="square" lIns="0" tIns="0" rIns="0" bIns="0" anchor="ctr" anchorCtr="1"/>
              <a:lstStyle/>
              <a:p>
                <a:pPr algn="ctr" rtl="0">
                  <a:defRPr sz="900">
                    <a:solidFill>
                      <a:sysClr val="windowText" lastClr="000000"/>
                    </a:solidFill>
                    <a:latin typeface="宋体" panose="02010600030101010101" pitchFamily="2" charset="-122"/>
                    <a:ea typeface="宋体" panose="02010600030101010101" pitchFamily="2" charset="-122"/>
                    <a:cs typeface="宋体" panose="02010600030101010101" pitchFamily="2" charset="-122"/>
                  </a:defRPr>
                </a:pPr>
                <a:r>
                  <a:rPr lang="en-US" altLang="zh-CN" sz="900" b="0" i="1" u="none" strike="noStrike" baseline="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rPr>
                  <a:t>The number of scenarios</a:t>
                </a:r>
                <a:endParaRPr lang="zh-CN" altLang="en-US" sz="900" b="0" i="1" u="none" strike="noStrike" baseline="0">
                  <a:solidFill>
                    <a:sysClr val="windowText" lastClr="000000"/>
                  </a:solidFill>
                  <a:latin typeface="Times New Roman" panose="02020603050405020304" pitchFamily="18" charset="0"/>
                  <a:ea typeface="黑体" panose="02010609060101010101" pitchFamily="49" charset="-122"/>
                  <a:cs typeface="Times New Roman" panose="02020603050405020304" pitchFamily="18" charset="0"/>
                </a:endParaRPr>
              </a:p>
            </cx:rich>
          </cx:tx>
        </cx:title>
        <cx:numFmt formatCode="#,##0_);[红色](#,##0)" sourceLinked="0"/>
        <cx:majorTickMarks type="in"/>
        <cx:minorTickMarks type="none"/>
        <cx:tickLabels/>
        <cx:spPr>
          <a:ln w="3175">
            <a:solidFill>
              <a:schemeClr val="tx1"/>
            </a:solidFill>
          </a:ln>
        </cx:spPr>
        <cx:txPr>
          <a:bodyPr spcFirstLastPara="1" vertOverflow="ellipsis" horzOverflow="overflow" wrap="square" lIns="0" tIns="0" rIns="0" bIns="0" anchor="ctr" anchorCtr="1"/>
          <a:lstStyle/>
          <a:p>
            <a:pPr algn="ctr" rtl="0">
              <a:defRPr sz="800">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zh-CN" altLang="en-US" sz="800" b="0" i="0" u="none" strike="noStrike" baseline="0">
              <a:solidFill>
                <a:sysClr val="windowText" lastClr="000000"/>
              </a:solidFill>
              <a:latin typeface="Times New Roman" panose="02020603050405020304" pitchFamily="18" charset="0"/>
              <a:ea typeface="等线" panose="02010600030101010101" pitchFamily="2" charset="-122"/>
              <a:cs typeface="Times New Roman" panose="02020603050405020304" pitchFamily="18" charset="0"/>
            </a:endParaRPr>
          </a:p>
        </cx:txPr>
      </cx:axis>
    </cx:plotArea>
  </cx:chart>
  <cx:spPr>
    <a:ln>
      <a:noFill/>
    </a:ln>
  </cx:spPr>
</cx: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&#65279;<?xml version="1.0" encoding="utf-8" standalone="yes"?><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C4AD6F-D66B-534A-8F67-12FD8F7D41B0}">
  <we:reference id="wa200001011" version="1.2.0.0" store="zh-CN"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618A0-A82F-4A0F-A6C5-168163FF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14696</TotalTime>
  <Pages>33</Pages>
  <Words>20422</Words>
  <Characters>116406</Characters>
  <Application>Microsoft Office Word</Application>
  <DocSecurity>0</DocSecurity>
  <Lines>970</Lines>
  <Paragraphs>273</Paragraphs>
  <ScaleCrop>false</ScaleCrop>
  <Company/>
  <LinksUpToDate>false</LinksUpToDate>
  <CharactersWithSpaces>136555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凯</dc:creator>
  <cp:lastModifiedBy>张 凯</cp:lastModifiedBy>
  <cp:revision>2889</cp:revision>
  <dcterms:created xsi:type="dcterms:W3CDTF">2021-01-27T05:42:00Z</dcterms:created>
  <dcterms:modified xsi:type="dcterms:W3CDTF">2021-07-12T23:13:00Z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Context">
    <vt:lpwstr>{"goals":[],"domain":"general","emotions":[],"dialect":"american"}</vt:lpwstr>
  </property>
  <property fmtid="{D5CDD505-2E9C-101B-9397-08002B2CF9AE}" pid="3" name="grammarly_documentId">
    <vt:lpwstr>documentId_552</vt:lpwstr>
  </property>
  <property fmtid="{D5CDD505-2E9C-101B-9397-08002B2CF9AE}" pid="4" name="Mendeley Citation Style_1">
    <vt:lpwstr>http://www.zotero.org/styles/aerospace-science-and-technology</vt:lpwstr>
  </property>
  <property fmtid="{D5CDD505-2E9C-101B-9397-08002B2CF9AE}" pid="5" name="Mendeley Document_1">
    <vt:lpwstr>True</vt:lpwstr>
  </property>
  <property fmtid="{D5CDD505-2E9C-101B-9397-08002B2CF9AE}" pid="6" name="Mendeley Recent Style Id 0_1">
    <vt:lpwstr>http://www.zotero.org/styles/aerospace-science-and-technology</vt:lpwstr>
  </property>
  <property fmtid="{D5CDD505-2E9C-101B-9397-08002B2CF9AE}" pid="7" name="Mendeley Recent Style Id 1_1">
    <vt:lpwstr>http://www.zotero.org/styles/american-political-science-association</vt:lpwstr>
  </property>
  <property fmtid="{D5CDD505-2E9C-101B-9397-08002B2CF9AE}" pid="8" name="Mendeley Recent Style Id 2_1">
    <vt:lpwstr>http://www.zotero.org/styles/apa</vt:lpwstr>
  </property>
  <property fmtid="{D5CDD505-2E9C-101B-9397-08002B2CF9AE}" pid="9" name="Mendeley Recent Style Id 3_1">
    <vt:lpwstr>http://www.zotero.org/styles/american-sociological-association</vt:lpwstr>
  </property>
  <property fmtid="{D5CDD505-2E9C-101B-9397-08002B2CF9AE}" pid="10" name="Mendeley Recent Style Id 4_1">
    <vt:lpwstr>http://www.zotero.org/styles/chicago-author-date</vt:lpwstr>
  </property>
  <property fmtid="{D5CDD505-2E9C-101B-9397-08002B2CF9AE}" pid="11" name="Mendeley Recent Style Id 5_1">
    <vt:lpwstr>http://www.zotero.org/styles/harvard-cite-them-right</vt:lpwstr>
  </property>
  <property fmtid="{D5CDD505-2E9C-101B-9397-08002B2CF9AE}" pid="12" name="Mendeley Recent Style Id 6_1">
    <vt:lpwstr>http://www.zotero.org/styles/ieee</vt:lpwstr>
  </property>
  <property fmtid="{D5CDD505-2E9C-101B-9397-08002B2CF9AE}" pid="13" name="Mendeley Recent Style Id 7_1">
    <vt:lpwstr>http://www.zotero.org/styles/modern-humanities-research-association</vt:lpwstr>
  </property>
  <property fmtid="{D5CDD505-2E9C-101B-9397-08002B2CF9AE}" pid="14" name="Mendeley Recent Style Id 8_1">
    <vt:lpwstr>http://www.zotero.org/styles/modern-language-association</vt:lpwstr>
  </property>
  <property fmtid="{D5CDD505-2E9C-101B-9397-08002B2CF9AE}" pid="15" name="Mendeley Recent Style Id 9_1">
    <vt:lpwstr>http://www.zotero.org/styles/nature</vt:lpwstr>
  </property>
  <property fmtid="{D5CDD505-2E9C-101B-9397-08002B2CF9AE}" pid="16" name="Mendeley Recent Style Name 0_1">
    <vt:lpwstr>Aerospace Science and Technology</vt:lpwstr>
  </property>
  <property fmtid="{D5CDD505-2E9C-101B-9397-08002B2CF9AE}" pid="17" name="Mendeley Recent Style Name 1_1">
    <vt:lpwstr>American Political Science Association</vt:lpwstr>
  </property>
  <property fmtid="{D5CDD505-2E9C-101B-9397-08002B2CF9AE}" pid="18" name="Mendeley Recent Style Name 2_1">
    <vt:lpwstr>American Psychological Association 7th edition</vt:lpwstr>
  </property>
  <property fmtid="{D5CDD505-2E9C-101B-9397-08002B2CF9AE}" pid="19" name="Mendeley Recent Style Name 3_1">
    <vt:lpwstr>American Sociological Association 6th edition</vt:lpwstr>
  </property>
  <property fmtid="{D5CDD505-2E9C-101B-9397-08002B2CF9AE}" pid="20" name="Mendeley Recent Style Name 4_1">
    <vt:lpwstr>Chicago Manual of Style 17th edition (author-date)</vt:lpwstr>
  </property>
  <property fmtid="{D5CDD505-2E9C-101B-9397-08002B2CF9AE}" pid="21" name="Mendeley Recent Style Name 5_1">
    <vt:lpwstr>Cite Them Right 10th edition - Harvard</vt:lpwstr>
  </property>
  <property fmtid="{D5CDD505-2E9C-101B-9397-08002B2CF9AE}" pid="22" name="Mendeley Recent Style Name 6_1">
    <vt:lpwstr>IEEE</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Name 8_1">
    <vt:lpwstr>Modern Language Association 8th edition</vt:lpwstr>
  </property>
  <property fmtid="{D5CDD505-2E9C-101B-9397-08002B2CF9AE}" pid="25" name="Mendeley Recent Style Name 9_1">
    <vt:lpwstr>Nature</vt:lpwstr>
  </property>
  <property fmtid="{D5CDD505-2E9C-101B-9397-08002B2CF9AE}" pid="26" name="Mendeley Unique User Id_1">
    <vt:lpwstr>323fcd05-1bc2-308a-bdf6-f8b45add26f8</vt:lpwstr>
  </property>
  <property fmtid="{D5CDD505-2E9C-101B-9397-08002B2CF9AE}" pid="27" name="MTEqnNumsOnRight">
    <vt:bool>false</vt:bool>
  </property>
  <property fmtid="{D5CDD505-2E9C-101B-9397-08002B2CF9AE}" pid="28" name="MTEquationNumber2">
    <vt:lpwstr>(#S1.#E1)</vt:lpwstr>
  </property>
  <property fmtid="{D5CDD505-2E9C-101B-9397-08002B2CF9AE}" pid="29" name="MTWinEqns">
    <vt:bool>true</vt:bool>
  </property>
</Properties>
</file>